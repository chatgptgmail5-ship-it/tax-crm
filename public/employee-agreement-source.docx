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BC31" w14:textId="77777777" w:rsidR="00AE4E8E" w:rsidRPr="00131CD4" w:rsidRDefault="00AE4E8E" w:rsidP="00AE4E8E">
      <w:pPr>
        <w:tabs>
          <w:tab w:val="left" w:pos="6946"/>
        </w:tabs>
        <w:rPr>
          <w:rFonts w:ascii="Rubik" w:hAnsi="Rubik" w:cs="Rubik"/>
          <w:sz w:val="14"/>
          <w:szCs w:val="14"/>
          <w:rtl/>
        </w:rPr>
      </w:pPr>
      <w:r w:rsidRPr="00131CD4">
        <w:rPr>
          <w:rFonts w:ascii="Rubik" w:hAnsi="Rubik" w:cs="Rubik"/>
          <w:sz w:val="14"/>
          <w:szCs w:val="14"/>
          <w:rtl/>
        </w:rPr>
        <w:t>בס"ד</w:t>
      </w:r>
    </w:p>
    <w:p w14:paraId="223E600C" w14:textId="77777777" w:rsidR="00443BB8" w:rsidRPr="00131CD4" w:rsidRDefault="00AE4E8E" w:rsidP="00AE4E8E">
      <w:pPr>
        <w:tabs>
          <w:tab w:val="left" w:pos="6946"/>
        </w:tabs>
        <w:bidi w:val="0"/>
        <w:rPr>
          <w:rFonts w:ascii="Rubik" w:hAnsi="Rubik" w:cs="Rubik"/>
          <w:sz w:val="20"/>
          <w:szCs w:val="20"/>
        </w:rPr>
      </w:pPr>
      <w:r w:rsidRPr="00131CD4">
        <w:rPr>
          <w:rFonts w:ascii="Rubik" w:hAnsi="Rubik" w:cs="Rubik"/>
          <w:sz w:val="20"/>
          <w:szCs w:val="20"/>
          <w:rtl/>
        </w:rPr>
        <w:fldChar w:fldCharType="begin"/>
      </w:r>
      <w:r w:rsidRPr="00131CD4">
        <w:rPr>
          <w:rFonts w:ascii="Rubik" w:hAnsi="Rubik" w:cs="Rubik"/>
          <w:sz w:val="20"/>
          <w:szCs w:val="20"/>
          <w:rtl/>
        </w:rPr>
        <w:instrText xml:space="preserve"> </w:instrText>
      </w:r>
      <w:r w:rsidRPr="00131CD4">
        <w:rPr>
          <w:rFonts w:ascii="Rubik" w:hAnsi="Rubik" w:cs="Rubik"/>
          <w:sz w:val="20"/>
          <w:szCs w:val="20"/>
        </w:rPr>
        <w:instrText>DATE</w:instrText>
      </w:r>
      <w:r w:rsidRPr="00131CD4">
        <w:rPr>
          <w:rFonts w:ascii="Rubik" w:hAnsi="Rubik" w:cs="Rubik"/>
          <w:sz w:val="20"/>
          <w:szCs w:val="20"/>
          <w:rtl/>
        </w:rPr>
        <w:instrText xml:space="preserve"> \@ "</w:instrText>
      </w:r>
      <w:r w:rsidRPr="00131CD4">
        <w:rPr>
          <w:rFonts w:ascii="Rubik" w:hAnsi="Rubik" w:cs="Rubik"/>
          <w:sz w:val="20"/>
          <w:szCs w:val="20"/>
        </w:rPr>
        <w:instrText>dddd dd MMMM yyyy</w:instrText>
      </w:r>
      <w:r w:rsidRPr="00131CD4">
        <w:rPr>
          <w:rFonts w:ascii="Rubik" w:hAnsi="Rubik" w:cs="Rubik"/>
          <w:sz w:val="20"/>
          <w:szCs w:val="20"/>
          <w:rtl/>
        </w:rPr>
        <w:instrText xml:space="preserve">" </w:instrText>
      </w:r>
      <w:r w:rsidRPr="00131CD4">
        <w:rPr>
          <w:rFonts w:ascii="Rubik" w:hAnsi="Rubik" w:cs="Rubik"/>
          <w:sz w:val="20"/>
          <w:szCs w:val="20"/>
          <w:rtl/>
        </w:rPr>
        <w:fldChar w:fldCharType="separate"/>
      </w:r>
      <w:r w:rsidR="000320E2">
        <w:rPr>
          <w:rFonts w:hint="cs"/>
          <w:noProof/>
          <w:sz w:val="20"/>
          <w:szCs w:val="20"/>
          <w:rtl/>
        </w:rPr>
        <w:t>‏</w:t>
      </w:r>
      <w:r w:rsidR="000320E2">
        <w:rPr>
          <w:rFonts w:ascii="Rubik" w:hAnsi="Rubik" w:cs="Rubik" w:hint="cs"/>
          <w:noProof/>
          <w:sz w:val="20"/>
          <w:szCs w:val="20"/>
          <w:rtl/>
        </w:rPr>
        <w:t>יום שלישי</w:t>
      </w:r>
      <w:r w:rsidR="000320E2">
        <w:rPr>
          <w:rFonts w:ascii="Rubik" w:hAnsi="Rubik" w:cs="Rubik"/>
          <w:noProof/>
          <w:sz w:val="20"/>
          <w:szCs w:val="20"/>
          <w:rtl/>
        </w:rPr>
        <w:t xml:space="preserve"> 17 </w:t>
      </w:r>
      <w:r w:rsidR="000320E2">
        <w:rPr>
          <w:rFonts w:ascii="Rubik" w:hAnsi="Rubik" w:cs="Rubik" w:hint="cs"/>
          <w:noProof/>
          <w:sz w:val="20"/>
          <w:szCs w:val="20"/>
          <w:rtl/>
        </w:rPr>
        <w:t>מרץ</w:t>
      </w:r>
      <w:r w:rsidR="000320E2">
        <w:rPr>
          <w:rFonts w:ascii="Rubik" w:hAnsi="Rubik" w:cs="Rubik"/>
          <w:noProof/>
          <w:sz w:val="20"/>
          <w:szCs w:val="20"/>
          <w:rtl/>
        </w:rPr>
        <w:t xml:space="preserve"> 2026</w:t>
      </w:r>
      <w:r w:rsidRPr="00131CD4">
        <w:rPr>
          <w:rFonts w:ascii="Rubik" w:hAnsi="Rubik" w:cs="Rubik"/>
          <w:sz w:val="20"/>
          <w:szCs w:val="20"/>
          <w:rtl/>
        </w:rPr>
        <w:fldChar w:fldCharType="end"/>
      </w:r>
    </w:p>
    <w:p w14:paraId="4DF76155" w14:textId="77777777" w:rsidR="003F1916" w:rsidRPr="00131CD4" w:rsidRDefault="003F1916" w:rsidP="00FB79FA">
      <w:pPr>
        <w:jc w:val="center"/>
        <w:rPr>
          <w:rFonts w:ascii="Rubik" w:hAnsi="Rubik" w:cs="Rubik" w:hint="cs"/>
          <w:b/>
          <w:bCs/>
          <w:sz w:val="8"/>
          <w:szCs w:val="8"/>
          <w:u w:val="single"/>
          <w:rtl/>
        </w:rPr>
      </w:pPr>
    </w:p>
    <w:p w14:paraId="265DE3D4" w14:textId="77777777" w:rsidR="00FB79FA" w:rsidRPr="00131CD4" w:rsidRDefault="00FB79FA" w:rsidP="00FB79FA">
      <w:pPr>
        <w:jc w:val="center"/>
        <w:rPr>
          <w:rFonts w:ascii="Rubik" w:hAnsi="Rubik" w:cs="Rubik"/>
          <w:b/>
          <w:bCs/>
          <w:sz w:val="22"/>
          <w:szCs w:val="22"/>
          <w:u w:val="single"/>
          <w:rtl/>
        </w:rPr>
      </w:pPr>
      <w:r w:rsidRPr="00131CD4">
        <w:rPr>
          <w:rFonts w:ascii="Rubik" w:hAnsi="Rubik" w:cs="Rubik"/>
          <w:b/>
          <w:bCs/>
          <w:sz w:val="22"/>
          <w:szCs w:val="22"/>
          <w:u w:val="single"/>
          <w:rtl/>
        </w:rPr>
        <w:t xml:space="preserve">הנדון: </w:t>
      </w:r>
      <w:r w:rsidR="009C0301" w:rsidRPr="00131CD4">
        <w:rPr>
          <w:rFonts w:ascii="Rubik" w:hAnsi="Rubik" w:cs="Rubik"/>
          <w:b/>
          <w:bCs/>
          <w:sz w:val="22"/>
          <w:szCs w:val="22"/>
          <w:u w:val="single"/>
          <w:rtl/>
        </w:rPr>
        <w:t>הסכם התקשרות למטרת החזרי מס</w:t>
      </w:r>
    </w:p>
    <w:p w14:paraId="7AFA0FB5" w14:textId="77777777" w:rsidR="00F36590" w:rsidRPr="00131CD4" w:rsidRDefault="00F36590" w:rsidP="00F36590">
      <w:pPr>
        <w:jc w:val="center"/>
        <w:rPr>
          <w:rFonts w:ascii="Rubik" w:hAnsi="Rubik" w:cs="Rubik"/>
          <w:b/>
          <w:bCs/>
          <w:sz w:val="22"/>
          <w:szCs w:val="22"/>
          <w:u w:val="single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84"/>
        <w:gridCol w:w="2576"/>
        <w:gridCol w:w="1701"/>
        <w:gridCol w:w="1384"/>
      </w:tblGrid>
      <w:tr w:rsidR="00F36590" w:rsidRPr="00131CD4" w14:paraId="36A6473C" w14:textId="77777777" w:rsidTr="002A364C">
        <w:trPr>
          <w:jc w:val="center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6398ED5" w14:textId="77777777" w:rsidR="00F36590" w:rsidRPr="002A364C" w:rsidRDefault="002A364C" w:rsidP="00186CB9">
            <w:pPr>
              <w:tabs>
                <w:tab w:val="left" w:pos="465"/>
                <w:tab w:val="center" w:pos="1153"/>
              </w:tabs>
              <w:jc w:val="center"/>
              <w:rPr>
                <w:rFonts w:ascii="Rubik" w:hAnsi="Rubik" w:cs="Rubik"/>
                <w:sz w:val="22"/>
                <w:szCs w:val="22"/>
              </w:rPr>
            </w:pPr>
            <w:permStart w:id="1277103226" w:edGrp="everyone" w:colFirst="4" w:colLast="4"/>
            <w:permStart w:id="1474560131" w:edGrp="everyone" w:colFirst="5" w:colLast="5"/>
            <w:permStart w:id="485755551" w:edGrp="everyone" w:colFirst="6" w:colLast="6"/>
            <w:permStart w:id="1310287383" w:edGrp="everyone" w:colFirst="7" w:colLast="7"/>
            <w:permStart w:id="1164397194" w:edGrp="everyone" w:colFirst="8" w:colLast="8"/>
            <w:permStart w:id="689978189" w:edGrp="everyone" w:colFirst="9" w:colLast="9"/>
            <w:permStart w:id="1389320990" w:edGrp="everyone" w:colFirst="10" w:colLast="10"/>
            <w:permStart w:id="1078469528" w:edGrp="everyone" w:colFirst="11" w:colLast="11"/>
            <w:permStart w:id="2117090571" w:edGrp="everyone" w:colFirst="0" w:colLast="0"/>
            <w:permStart w:id="1316378584" w:edGrp="everyone" w:colFirst="1" w:colLast="1"/>
            <w:permStart w:id="564609001" w:edGrp="everyone" w:colFirst="2" w:colLast="2"/>
            <w:r w:rsidRPr="002A364C">
              <w:rPr>
                <w:rFonts w:ascii="Rubik" w:hAnsi="Rubik" w:cs="Rubik" w:hint="cs"/>
                <w:sz w:val="22"/>
                <w:szCs w:val="22"/>
                <w:rtl/>
              </w:rPr>
              <w:t>רחל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92979CA" w14:textId="77777777" w:rsidR="00F36590" w:rsidRPr="002A364C" w:rsidRDefault="00214374" w:rsidP="00000158">
            <w:pPr>
              <w:jc w:val="center"/>
              <w:rPr>
                <w:rFonts w:ascii="Rubik" w:hAnsi="Rubik" w:cs="Rubik"/>
                <w:sz w:val="22"/>
                <w:szCs w:val="22"/>
              </w:rPr>
            </w:pPr>
            <w:r w:rsidRPr="002A364C">
              <w:rPr>
                <w:rFonts w:ascii="Rubik" w:hAnsi="Rubik" w:cs="Rubik" w:hint="cs"/>
                <w:sz w:val="22"/>
                <w:szCs w:val="22"/>
                <w:rtl/>
              </w:rPr>
              <w:t xml:space="preserve">מכלוף </w:t>
            </w:r>
          </w:p>
        </w:tc>
        <w:tc>
          <w:tcPr>
            <w:tcW w:w="3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7321040" w14:textId="77777777" w:rsidR="00F36590" w:rsidRPr="002A364C" w:rsidRDefault="00214374" w:rsidP="00186CB9">
            <w:pPr>
              <w:jc w:val="center"/>
              <w:rPr>
                <w:rFonts w:ascii="Rubik" w:hAnsi="Rubik" w:cs="Rubik"/>
                <w:sz w:val="22"/>
                <w:szCs w:val="22"/>
              </w:rPr>
            </w:pPr>
            <w:r w:rsidRPr="002A364C">
              <w:rPr>
                <w:rFonts w:ascii="Rubik" w:hAnsi="Rubik" w:cs="Rubik" w:hint="cs"/>
                <w:sz w:val="22"/>
                <w:szCs w:val="22"/>
                <w:rtl/>
              </w:rPr>
              <w:t>043114727 , 034879759</w:t>
            </w:r>
          </w:p>
        </w:tc>
      </w:tr>
      <w:permEnd w:id="1277103226"/>
      <w:permEnd w:id="1474560131"/>
      <w:permEnd w:id="485755551"/>
      <w:permEnd w:id="1310287383"/>
      <w:permEnd w:id="1164397194"/>
      <w:permEnd w:id="689978189"/>
      <w:permEnd w:id="1389320990"/>
      <w:permEnd w:id="1078469528"/>
      <w:permEnd w:id="2117090571"/>
      <w:permEnd w:id="1316378584"/>
      <w:permEnd w:id="564609001"/>
      <w:tr w:rsidR="00F36590" w:rsidRPr="00131CD4" w14:paraId="1824AFBC" w14:textId="77777777" w:rsidTr="00AE4E8E">
        <w:trPr>
          <w:jc w:val="center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407966D" w14:textId="77777777" w:rsidR="00F36590" w:rsidRPr="00131CD4" w:rsidRDefault="00F36590" w:rsidP="00000158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131CD4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שם פרטי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228DF7" w14:textId="77777777" w:rsidR="00F36590" w:rsidRPr="00131CD4" w:rsidRDefault="00F36590" w:rsidP="00000158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131CD4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שם משפחה</w:t>
            </w:r>
          </w:p>
        </w:tc>
        <w:tc>
          <w:tcPr>
            <w:tcW w:w="30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D29AE" w14:textId="77777777" w:rsidR="00F36590" w:rsidRPr="00131CD4" w:rsidRDefault="00F36590" w:rsidP="00AE4E8E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131CD4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ת.ז.</w:t>
            </w:r>
          </w:p>
        </w:tc>
      </w:tr>
      <w:tr w:rsidR="00F36590" w:rsidRPr="00131CD4" w14:paraId="4C9643E4" w14:textId="77777777" w:rsidTr="002A364C">
        <w:trPr>
          <w:jc w:val="center"/>
        </w:trPr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7689A0" w14:textId="77777777" w:rsidR="00F36590" w:rsidRPr="00131CD4" w:rsidRDefault="00214374" w:rsidP="00186CB9">
            <w:pPr>
              <w:jc w:val="center"/>
              <w:rPr>
                <w:rFonts w:ascii="Rubik" w:hAnsi="Rubik" w:cs="Rubik"/>
                <w:sz w:val="22"/>
                <w:szCs w:val="22"/>
              </w:rPr>
            </w:pPr>
            <w:permStart w:id="350043236" w:edGrp="everyone" w:colFirst="0" w:colLast="0"/>
            <w:permStart w:id="851453841" w:edGrp="everyone" w:colFirst="1" w:colLast="1"/>
            <w:permStart w:id="1805658020" w:edGrp="everyone" w:colFirst="2" w:colLast="2"/>
            <w:permStart w:id="101790629" w:edGrp="everyone" w:colFirst="3" w:colLast="3"/>
            <w:r>
              <w:rPr>
                <w:rFonts w:ascii="Rubik" w:hAnsi="Rubik" w:cs="Rubik" w:hint="cs"/>
                <w:sz w:val="22"/>
                <w:szCs w:val="22"/>
                <w:rtl/>
              </w:rPr>
              <w:t xml:space="preserve">הגאונים 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88AA029" w14:textId="77777777" w:rsidR="00F36590" w:rsidRPr="00131CD4" w:rsidRDefault="00214374" w:rsidP="00000158">
            <w:pPr>
              <w:tabs>
                <w:tab w:val="left" w:pos="183"/>
              </w:tabs>
              <w:jc w:val="center"/>
              <w:rPr>
                <w:rFonts w:ascii="Rubik" w:hAnsi="Rubik" w:cs="Rubik"/>
                <w:sz w:val="22"/>
                <w:szCs w:val="22"/>
              </w:rPr>
            </w:pPr>
            <w:r>
              <w:rPr>
                <w:rFonts w:ascii="Rubik" w:hAnsi="Rubik" w:cs="Rubik" w:hint="cs"/>
                <w:sz w:val="22"/>
                <w:szCs w:val="22"/>
                <w:rtl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2F00FC" w14:textId="77777777" w:rsidR="00F36590" w:rsidRPr="00131CD4" w:rsidRDefault="00214374" w:rsidP="00BD3247">
            <w:pPr>
              <w:jc w:val="center"/>
              <w:rPr>
                <w:rFonts w:ascii="Rubik" w:hAnsi="Rubik" w:cs="Rubik"/>
                <w:sz w:val="22"/>
                <w:szCs w:val="22"/>
              </w:rPr>
            </w:pPr>
            <w:r>
              <w:rPr>
                <w:rFonts w:ascii="Rubik" w:hAnsi="Rubik" w:cs="Rubik" w:hint="cs"/>
                <w:sz w:val="22"/>
                <w:szCs w:val="22"/>
                <w:rtl/>
              </w:rPr>
              <w:t xml:space="preserve">רחובות 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45B750" w14:textId="77777777" w:rsidR="00F36590" w:rsidRPr="00131CD4" w:rsidRDefault="00F36590" w:rsidP="00000158">
            <w:pPr>
              <w:jc w:val="center"/>
              <w:rPr>
                <w:rFonts w:ascii="Rubik" w:hAnsi="Rubik" w:cs="Rubik"/>
                <w:sz w:val="22"/>
                <w:szCs w:val="22"/>
              </w:rPr>
            </w:pPr>
          </w:p>
        </w:tc>
      </w:tr>
      <w:permEnd w:id="350043236"/>
      <w:permEnd w:id="851453841"/>
      <w:permEnd w:id="1805658020"/>
      <w:permEnd w:id="101790629"/>
      <w:tr w:rsidR="00F36590" w:rsidRPr="00131CD4" w14:paraId="17FAA35D" w14:textId="77777777" w:rsidTr="00AE4E8E">
        <w:trPr>
          <w:jc w:val="center"/>
        </w:trPr>
        <w:tc>
          <w:tcPr>
            <w:tcW w:w="4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B754C6" w14:textId="77777777" w:rsidR="00F36590" w:rsidRPr="002A364C" w:rsidRDefault="00F36590" w:rsidP="00000158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2A364C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רחוב</w:t>
            </w:r>
          </w:p>
        </w:tc>
        <w:tc>
          <w:tcPr>
            <w:tcW w:w="2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33C0CB2" w14:textId="77777777" w:rsidR="00F36590" w:rsidRPr="00131CD4" w:rsidRDefault="00F36590" w:rsidP="00000158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131CD4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מספר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1BFB732" w14:textId="77777777" w:rsidR="00F36590" w:rsidRPr="00131CD4" w:rsidRDefault="00F36590" w:rsidP="00000158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131CD4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יישוב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E3CB4A" w14:textId="77777777" w:rsidR="00F36590" w:rsidRPr="00131CD4" w:rsidRDefault="00F36590" w:rsidP="00000158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131CD4">
              <w:rPr>
                <w:rFonts w:ascii="Rubik" w:hAnsi="Rubik" w:cs="Rubik"/>
                <w:b/>
                <w:bCs/>
                <w:sz w:val="22"/>
                <w:szCs w:val="22"/>
                <w:rtl/>
              </w:rPr>
              <w:t>מיקוד</w:t>
            </w:r>
          </w:p>
        </w:tc>
      </w:tr>
    </w:tbl>
    <w:p w14:paraId="0559D339" w14:textId="77777777" w:rsidR="009C0301" w:rsidRPr="00131CD4" w:rsidRDefault="009C0301" w:rsidP="00FB79FA">
      <w:pPr>
        <w:jc w:val="center"/>
        <w:rPr>
          <w:rFonts w:ascii="Rubik" w:hAnsi="Rubik" w:cs="Rubik"/>
          <w:sz w:val="20"/>
          <w:szCs w:val="20"/>
          <w:rtl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                                                                                                                           </w:t>
      </w:r>
      <w:r w:rsidR="005E243F" w:rsidRPr="00131CD4">
        <w:rPr>
          <w:rFonts w:ascii="Rubik" w:hAnsi="Rubik" w:cs="Rubik"/>
          <w:sz w:val="18"/>
          <w:szCs w:val="18"/>
          <w:rtl/>
        </w:rPr>
        <w:t xml:space="preserve">                    </w:t>
      </w:r>
      <w:r w:rsidRPr="00131CD4">
        <w:rPr>
          <w:rFonts w:ascii="Rubik" w:hAnsi="Rubik" w:cs="Rubik"/>
          <w:sz w:val="18"/>
          <w:szCs w:val="18"/>
          <w:rtl/>
        </w:rPr>
        <w:t xml:space="preserve">                    (להלן הנישום</w:t>
      </w:r>
      <w:r w:rsidRPr="00131CD4">
        <w:rPr>
          <w:rFonts w:ascii="Rubik" w:hAnsi="Rubik" w:cs="Rubik"/>
          <w:sz w:val="20"/>
          <w:szCs w:val="20"/>
          <w:rtl/>
        </w:rPr>
        <w:t>)</w:t>
      </w:r>
    </w:p>
    <w:p w14:paraId="6208DA2B" w14:textId="77777777" w:rsidR="009C0301" w:rsidRPr="00131CD4" w:rsidRDefault="006C0331" w:rsidP="00AE4E8E">
      <w:pPr>
        <w:spacing w:line="276" w:lineRule="auto"/>
        <w:jc w:val="both"/>
        <w:rPr>
          <w:rFonts w:ascii="Rubik" w:hAnsi="Rubik" w:cs="Rubik"/>
          <w:sz w:val="18"/>
          <w:szCs w:val="18"/>
          <w:rtl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הואיל    </w:t>
      </w:r>
      <w:r w:rsidR="009C0301" w:rsidRPr="00131CD4">
        <w:rPr>
          <w:rFonts w:ascii="Rubik" w:hAnsi="Rubik" w:cs="Rubik"/>
          <w:sz w:val="18"/>
          <w:szCs w:val="18"/>
          <w:rtl/>
        </w:rPr>
        <w:t xml:space="preserve">    והינך מעוניין שאבצע עבורך בדיקה והגשת דוחות למטרת החזרי מס לשכיר.</w:t>
      </w:r>
    </w:p>
    <w:p w14:paraId="08A680C3" w14:textId="77777777" w:rsidR="009C0301" w:rsidRPr="00131CD4" w:rsidRDefault="006C0331" w:rsidP="00AE4E8E">
      <w:pPr>
        <w:spacing w:line="276" w:lineRule="auto"/>
        <w:jc w:val="both"/>
        <w:rPr>
          <w:rFonts w:ascii="Rubik" w:hAnsi="Rubik" w:cs="Rubik"/>
          <w:sz w:val="18"/>
          <w:szCs w:val="18"/>
          <w:rtl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והואיל   </w:t>
      </w:r>
      <w:r w:rsidR="009C0301" w:rsidRPr="00131CD4">
        <w:rPr>
          <w:rFonts w:ascii="Rubik" w:hAnsi="Rubik" w:cs="Rubik"/>
          <w:sz w:val="18"/>
          <w:szCs w:val="18"/>
          <w:rtl/>
        </w:rPr>
        <w:t xml:space="preserve">    והוסכם ביננו כי הבדיקה והגשת הדוחות למס הכנסה יבוצע על ידי.</w:t>
      </w:r>
    </w:p>
    <w:p w14:paraId="76A663D8" w14:textId="77777777" w:rsidR="009C0301" w:rsidRPr="00430094" w:rsidRDefault="006C0331" w:rsidP="00430094">
      <w:pPr>
        <w:spacing w:line="276" w:lineRule="auto"/>
        <w:jc w:val="both"/>
        <w:rPr>
          <w:rFonts w:ascii="Rubik" w:hAnsi="Rubik" w:cs="Rubik"/>
          <w:sz w:val="18"/>
          <w:szCs w:val="18"/>
          <w:rtl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והואיל     </w:t>
      </w:r>
      <w:r w:rsidR="009C0301" w:rsidRPr="00131CD4">
        <w:rPr>
          <w:rFonts w:ascii="Rubik" w:hAnsi="Rubik" w:cs="Rubik"/>
          <w:sz w:val="18"/>
          <w:szCs w:val="18"/>
          <w:rtl/>
        </w:rPr>
        <w:t xml:space="preserve">  </w:t>
      </w:r>
      <w:r w:rsidR="00E26183" w:rsidRPr="00131CD4">
        <w:rPr>
          <w:rFonts w:ascii="Rubik" w:hAnsi="Rubik" w:cs="Rubik"/>
          <w:sz w:val="18"/>
          <w:szCs w:val="18"/>
          <w:rtl/>
        </w:rPr>
        <w:t>והסכמתי לבצע עבורך</w:t>
      </w:r>
      <w:r w:rsidR="009C0301" w:rsidRPr="00131CD4">
        <w:rPr>
          <w:rFonts w:ascii="Rubik" w:hAnsi="Rubik" w:cs="Rubik"/>
          <w:sz w:val="18"/>
          <w:szCs w:val="18"/>
          <w:rtl/>
        </w:rPr>
        <w:t xml:space="preserve"> את הבדיקה, ועריכת הדוחות למס הכנסה לצורך החזר מס.</w:t>
      </w:r>
    </w:p>
    <w:p w14:paraId="68515FB6" w14:textId="77777777" w:rsidR="009C0301" w:rsidRPr="00131CD4" w:rsidRDefault="009C0301" w:rsidP="009C0301">
      <w:pPr>
        <w:jc w:val="center"/>
        <w:rPr>
          <w:rFonts w:ascii="Rubik" w:hAnsi="Rubik" w:cs="Rubik"/>
          <w:b/>
          <w:bCs/>
          <w:sz w:val="20"/>
          <w:szCs w:val="20"/>
          <w:u w:val="single"/>
          <w:rtl/>
        </w:rPr>
      </w:pPr>
      <w:r w:rsidRPr="00131CD4">
        <w:rPr>
          <w:rFonts w:ascii="Rubik" w:hAnsi="Rubik" w:cs="Rubik"/>
          <w:b/>
          <w:bCs/>
          <w:sz w:val="20"/>
          <w:szCs w:val="20"/>
          <w:u w:val="single"/>
          <w:rtl/>
        </w:rPr>
        <w:t>לפיכך, הוסכם, הוצהר והותנה בין הצדדים כדלקמן:</w:t>
      </w:r>
    </w:p>
    <w:p w14:paraId="14D1A7E8" w14:textId="77777777" w:rsidR="005E243F" w:rsidRPr="00131CD4" w:rsidRDefault="009C0301" w:rsidP="002534DA">
      <w:pPr>
        <w:numPr>
          <w:ilvl w:val="0"/>
          <w:numId w:val="2"/>
        </w:numPr>
        <w:jc w:val="both"/>
        <w:rPr>
          <w:rFonts w:ascii="Rubik" w:hAnsi="Rubik" w:cs="Rubik"/>
          <w:b/>
          <w:bCs/>
          <w:sz w:val="20"/>
          <w:szCs w:val="20"/>
          <w:u w:val="single"/>
        </w:rPr>
      </w:pPr>
      <w:r w:rsidRPr="00131CD4">
        <w:rPr>
          <w:rFonts w:ascii="Rubik" w:hAnsi="Rubik" w:cs="Rubik"/>
          <w:b/>
          <w:bCs/>
          <w:sz w:val="20"/>
          <w:szCs w:val="20"/>
          <w:u w:val="single"/>
          <w:rtl/>
        </w:rPr>
        <w:t>התחייבות הנישום:</w:t>
      </w:r>
    </w:p>
    <w:p w14:paraId="4A231A24" w14:textId="77777777" w:rsidR="009C0301" w:rsidRPr="00131CD4" w:rsidRDefault="009C0301" w:rsidP="009C0301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הנישום מייפה  את כוחי למייצגו היחידי, לבצע עבורו את הטיפול בהגשת הדוחות למס הכנסה למטרת החזרי מס לשכיר, לרבות פנייה לגורמים שונים לקבלת המסמכים הנדרשים לטיפול בהחזר המס.</w:t>
      </w:r>
    </w:p>
    <w:p w14:paraId="3FAEAD05" w14:textId="77777777" w:rsidR="009C0301" w:rsidRPr="00131CD4" w:rsidRDefault="009C0301" w:rsidP="009C0301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הנישום מתחייב בזאת כי מסר לי את כל הפרטים הנכונים והאמיתיים אשר הובילו לקבלת החזר ממס הכנסה.</w:t>
      </w:r>
    </w:p>
    <w:p w14:paraId="2B307FC5" w14:textId="77777777" w:rsidR="009C0301" w:rsidRPr="00131CD4" w:rsidRDefault="009C0301" w:rsidP="009C0301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הנישום מתחייב להגיש עזרה בכל נושא אשר ידרש לשם סיום הליך הבדיקה, וכמו כן מודע לעובדה כי באם ידרש לעזרה ולא יעשה כן, הטיפול יכול להתעכב ביתר מהצפוי.</w:t>
      </w:r>
    </w:p>
    <w:p w14:paraId="7EA27211" w14:textId="77777777" w:rsidR="009C0301" w:rsidRPr="00131CD4" w:rsidRDefault="009C0301" w:rsidP="009C0301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במידה וישנם חובות במוסדות המס השונ</w:t>
      </w:r>
      <w:r w:rsidR="00092517" w:rsidRPr="00131CD4">
        <w:rPr>
          <w:rFonts w:ascii="Rubik" w:hAnsi="Rubik" w:cs="Rubik"/>
          <w:sz w:val="18"/>
          <w:szCs w:val="18"/>
          <w:rtl/>
        </w:rPr>
        <w:t>ים</w:t>
      </w:r>
      <w:r w:rsidRPr="00131CD4">
        <w:rPr>
          <w:rFonts w:ascii="Rubik" w:hAnsi="Rubik" w:cs="Rubik"/>
          <w:sz w:val="18"/>
          <w:szCs w:val="18"/>
          <w:rtl/>
        </w:rPr>
        <w:t xml:space="preserve">, לרבות המוסד לביטוח לאומי, מע"מ וכו', על שם הנישום, לא תהא כל אחריות כלפי המייצג, והנישום ישא בכל תשלום </w:t>
      </w:r>
      <w:r w:rsidR="002B477B" w:rsidRPr="00131CD4">
        <w:rPr>
          <w:rFonts w:ascii="Rubik" w:hAnsi="Rubik" w:cs="Rubik"/>
          <w:sz w:val="18"/>
          <w:szCs w:val="18"/>
          <w:rtl/>
        </w:rPr>
        <w:t>לכיסוי החוב במוסדות הנ"ל.</w:t>
      </w:r>
    </w:p>
    <w:p w14:paraId="38FEFDA6" w14:textId="77777777" w:rsidR="002B477B" w:rsidRPr="00131CD4" w:rsidRDefault="002B477B" w:rsidP="009C0301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במידה ולנישום ישנו חוב במס הכנסה, מע"מ, ביטוח לאומי, והחזר המס אשר התקבל כתוצאה מהליך הבדיקה על ידי, קוזז לשם כיסוי החוב ברשויות לעיל יגבה שכ"ט </w:t>
      </w:r>
      <w:r w:rsidRPr="00131CD4">
        <w:rPr>
          <w:rFonts w:ascii="Rubik" w:hAnsi="Rubik" w:cs="Rubik"/>
          <w:b/>
          <w:bCs/>
          <w:sz w:val="18"/>
          <w:szCs w:val="18"/>
          <w:rtl/>
        </w:rPr>
        <w:t>מלא</w:t>
      </w:r>
      <w:r w:rsidRPr="00131CD4">
        <w:rPr>
          <w:rFonts w:ascii="Rubik" w:hAnsi="Rubik" w:cs="Rubik"/>
          <w:sz w:val="18"/>
          <w:szCs w:val="18"/>
          <w:rtl/>
        </w:rPr>
        <w:t xml:space="preserve"> עבור החזר המס אשר קוזז.</w:t>
      </w:r>
    </w:p>
    <w:p w14:paraId="29558C5E" w14:textId="77777777" w:rsidR="002B477B" w:rsidRDefault="002B477B" w:rsidP="009C0301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האחריות הראשונית לנכונות ושלמות הדוחות המוגשים למס הכנסה (לרבות תצהירים ואישורים נלווים וכו') חלה על הנישום ואין במתן השרות המקצועי הניתן על ידי המייצג בכדי לגרוע מאחריות הנישום לדוחות אלו.</w:t>
      </w:r>
    </w:p>
    <w:p w14:paraId="51F6BB6D" w14:textId="77777777" w:rsidR="007A5D54" w:rsidRPr="007A5D54" w:rsidRDefault="007A5D54" w:rsidP="007A5D54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>
        <w:rPr>
          <w:rFonts w:ascii="Rubik" w:hAnsi="Rubik" w:cs="Rubik" w:hint="cs"/>
          <w:sz w:val="18"/>
          <w:szCs w:val="18"/>
          <w:rtl/>
        </w:rPr>
        <w:t>הנישום ו/או בן/ת הזוג מאשרים למייצג לפרסם ברשומות את שם המשפחה בלבד, ואת סכום ההחזר שקיבל הנישום.</w:t>
      </w:r>
    </w:p>
    <w:p w14:paraId="0181372B" w14:textId="77777777" w:rsidR="005E243F" w:rsidRPr="00131CD4" w:rsidRDefault="002B477B" w:rsidP="002534DA">
      <w:pPr>
        <w:numPr>
          <w:ilvl w:val="0"/>
          <w:numId w:val="2"/>
        </w:numPr>
        <w:jc w:val="both"/>
        <w:rPr>
          <w:rFonts w:ascii="Rubik" w:hAnsi="Rubik" w:cs="Rubik"/>
          <w:b/>
          <w:bCs/>
          <w:sz w:val="20"/>
          <w:szCs w:val="20"/>
          <w:u w:val="single"/>
        </w:rPr>
      </w:pPr>
      <w:r w:rsidRPr="00131CD4">
        <w:rPr>
          <w:rFonts w:ascii="Rubik" w:hAnsi="Rubik" w:cs="Rubik"/>
          <w:b/>
          <w:bCs/>
          <w:sz w:val="20"/>
          <w:szCs w:val="20"/>
          <w:u w:val="single"/>
          <w:rtl/>
        </w:rPr>
        <w:t>התחייבות המייצג:</w:t>
      </w:r>
    </w:p>
    <w:p w14:paraId="552E15AE" w14:textId="77777777" w:rsidR="002B477B" w:rsidRPr="00131CD4" w:rsidRDefault="002B477B" w:rsidP="00092517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כמייצג הנני מתחייב לטפל בכל תהליך קבלת ההחזר בפועל עבור השנים אשר הוגשו באמצעותי, גם לאחר גביית שכ"ט לרבות תיקון שומות, וייצוג במס הכנסה, </w:t>
      </w:r>
      <w:r w:rsidR="00092517" w:rsidRPr="00131CD4">
        <w:rPr>
          <w:rFonts w:ascii="Rubik" w:hAnsi="Rubik" w:cs="Rubik"/>
          <w:sz w:val="18"/>
          <w:szCs w:val="18"/>
          <w:rtl/>
        </w:rPr>
        <w:t xml:space="preserve">בכפוף לאמור בסעיף 1.5 לעיל  אם </w:t>
      </w:r>
      <w:r w:rsidRPr="00131CD4">
        <w:rPr>
          <w:rFonts w:ascii="Rubik" w:hAnsi="Rubik" w:cs="Rubik"/>
          <w:sz w:val="18"/>
          <w:szCs w:val="18"/>
          <w:rtl/>
        </w:rPr>
        <w:t>יתברר כי גביתי שכ"ט יותר מאשר התחייבתי, יוחזר לנישום החלק היחסי של העמלה אשר גביתי ולא התקבלה בפועל ממס הכנסה.</w:t>
      </w:r>
    </w:p>
    <w:p w14:paraId="6402A2BB" w14:textId="77777777" w:rsidR="002B477B" w:rsidRPr="00131CD4" w:rsidRDefault="002B477B" w:rsidP="00092517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כ</w:t>
      </w:r>
      <w:permStart w:id="2001036173" w:edGrp="everyone"/>
      <w:permEnd w:id="2001036173"/>
      <w:r w:rsidRPr="00131CD4">
        <w:rPr>
          <w:rFonts w:ascii="Rubik" w:hAnsi="Rubik" w:cs="Rubik"/>
          <w:sz w:val="18"/>
          <w:szCs w:val="18"/>
          <w:rtl/>
        </w:rPr>
        <w:t xml:space="preserve">מייצג הנני מתחייב כי כל הטיפול, התכתובת, והדיונים במס הכנסה אשר נובעים כתוצאה </w:t>
      </w:r>
      <w:del w:id="0" w:author="Jonathan Mudrik" w:date="2018-06-11T16:06:00Z">
        <w:r w:rsidRPr="00131CD4" w:rsidDel="00092517">
          <w:rPr>
            <w:rFonts w:ascii="Rubik" w:hAnsi="Rubik" w:cs="Rubik"/>
            <w:sz w:val="18"/>
            <w:szCs w:val="18"/>
            <w:rtl/>
          </w:rPr>
          <w:delText xml:space="preserve"> </w:delText>
        </w:r>
      </w:del>
      <w:r w:rsidRPr="00131CD4">
        <w:rPr>
          <w:rFonts w:ascii="Rubik" w:hAnsi="Rubik" w:cs="Rubik"/>
          <w:sz w:val="18"/>
          <w:szCs w:val="18"/>
          <w:rtl/>
        </w:rPr>
        <w:t>מהליך בדיקת החזר המס לשכיר, יבוצעו על ידי ללא כל תוספת עמלה מעבר לעמלה המוסכמת בסעיף התמורה.</w:t>
      </w:r>
    </w:p>
    <w:p w14:paraId="5429C22A" w14:textId="77777777" w:rsidR="002B477B" w:rsidRPr="00131CD4" w:rsidRDefault="00092517" w:rsidP="002B477B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בכפוף לאמור בסעיף 1.5 לעיל </w:t>
      </w:r>
      <w:r w:rsidR="002B477B" w:rsidRPr="00131CD4">
        <w:rPr>
          <w:rFonts w:ascii="Rubik" w:hAnsi="Rubik" w:cs="Rubik"/>
          <w:sz w:val="18"/>
          <w:szCs w:val="18"/>
          <w:rtl/>
        </w:rPr>
        <w:t>כמייצג הנני מתחייב כי החזר המס ממס הכנסה יופקד לחשבון הבנק אותו מסר לי הנישום במעמד החתימה על הדוחות.</w:t>
      </w:r>
      <w:ins w:id="1" w:author="Jonathan Mudrik" w:date="2018-06-11T16:07:00Z">
        <w:r w:rsidRPr="00131CD4">
          <w:rPr>
            <w:rFonts w:ascii="Rubik" w:hAnsi="Rubik" w:cs="Rubik"/>
            <w:sz w:val="18"/>
            <w:szCs w:val="18"/>
            <w:rtl/>
          </w:rPr>
          <w:t xml:space="preserve"> </w:t>
        </w:r>
      </w:ins>
    </w:p>
    <w:p w14:paraId="610AA41E" w14:textId="77777777" w:rsidR="002B477B" w:rsidRPr="00131CD4" w:rsidRDefault="002B477B" w:rsidP="0062310B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הנני מתחייב שלא לפרוע את תשלום העמלה עד אשר יתקבל ההחזר ממס הכנסה לנישום.</w:t>
      </w:r>
    </w:p>
    <w:p w14:paraId="7046EB16" w14:textId="77777777" w:rsidR="00056D95" w:rsidRPr="00131CD4" w:rsidRDefault="00056D95" w:rsidP="00056D95">
      <w:pPr>
        <w:numPr>
          <w:ilvl w:val="1"/>
          <w:numId w:val="2"/>
        </w:numPr>
        <w:jc w:val="both"/>
        <w:rPr>
          <w:rFonts w:ascii="Rubik" w:hAnsi="Rubik" w:cs="Rubik"/>
          <w:sz w:val="18"/>
          <w:szCs w:val="18"/>
        </w:rPr>
      </w:pPr>
      <w:r w:rsidRPr="00131CD4">
        <w:rPr>
          <w:rFonts w:ascii="Rubik" w:hAnsi="Rubik" w:cs="Rubik"/>
          <w:sz w:val="18"/>
          <w:szCs w:val="18"/>
          <w:rtl/>
        </w:rPr>
        <w:t>הנני מתחייב לפעול ולקיים את חובותיי לפי כל דין ובפרט לפי הדינים היחודיים המסדרים את פעילותו של יועץ מס ובכלל זה בחוק הסדרת העיסוק בייצוג על ידי יועצי מס, תשס"ה-2005  וכל תקנות ו/או חוזרים ו/או הנחיות מכוחם של חוקים אלה.</w:t>
      </w:r>
    </w:p>
    <w:p w14:paraId="6BB5A32D" w14:textId="77777777" w:rsidR="005E243F" w:rsidRPr="00131CD4" w:rsidRDefault="002B477B" w:rsidP="002534DA">
      <w:pPr>
        <w:numPr>
          <w:ilvl w:val="0"/>
          <w:numId w:val="2"/>
        </w:numPr>
        <w:jc w:val="both"/>
        <w:rPr>
          <w:rFonts w:ascii="Rubik" w:hAnsi="Rubik" w:cs="Rubik"/>
          <w:b/>
          <w:bCs/>
          <w:sz w:val="20"/>
          <w:szCs w:val="20"/>
          <w:u w:val="single"/>
        </w:rPr>
      </w:pPr>
      <w:r w:rsidRPr="00131CD4">
        <w:rPr>
          <w:rFonts w:ascii="Rubik" w:hAnsi="Rubik" w:cs="Rubik"/>
          <w:b/>
          <w:bCs/>
          <w:sz w:val="20"/>
          <w:szCs w:val="20"/>
          <w:u w:val="single"/>
          <w:rtl/>
        </w:rPr>
        <w:t>התמורה:</w:t>
      </w:r>
    </w:p>
    <w:p w14:paraId="3241DCAD" w14:textId="77777777" w:rsidR="001B1A73" w:rsidRPr="00131CD4" w:rsidRDefault="002B477B" w:rsidP="002B477B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תמורת הבדיקה, עריכה, והגשת הדוחות למס הכנסה באמצעותי, ישלם הנישום</w:t>
      </w:r>
      <w:r w:rsidR="001B1A73" w:rsidRPr="00131CD4">
        <w:rPr>
          <w:rFonts w:ascii="Rubik" w:hAnsi="Rubik" w:cs="Rubik"/>
          <w:sz w:val="18"/>
          <w:szCs w:val="18"/>
          <w:rtl/>
        </w:rPr>
        <w:t>:</w:t>
      </w:r>
    </w:p>
    <w:p w14:paraId="23BB9EE8" w14:textId="77777777" w:rsidR="001B1A73" w:rsidRPr="00131CD4" w:rsidRDefault="001B1A73" w:rsidP="006934F3">
      <w:pPr>
        <w:numPr>
          <w:ilvl w:val="2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עמלת פתיחת תיק בסך </w:t>
      </w:r>
      <w:r w:rsidR="00D028D2">
        <w:rPr>
          <w:rFonts w:ascii="Rubik" w:hAnsi="Rubik" w:cs="Rubik" w:hint="cs"/>
          <w:b/>
          <w:bCs/>
          <w:sz w:val="18"/>
          <w:szCs w:val="18"/>
          <w:u w:val="single"/>
          <w:rtl/>
        </w:rPr>
        <w:t>472</w:t>
      </w:r>
      <w:r w:rsidRPr="00131CD4">
        <w:rPr>
          <w:rFonts w:ascii="Rubik" w:hAnsi="Rubik" w:cs="Rubik"/>
          <w:b/>
          <w:bCs/>
          <w:sz w:val="18"/>
          <w:szCs w:val="18"/>
          <w:u w:val="single"/>
          <w:rtl/>
        </w:rPr>
        <w:t xml:space="preserve"> ₪ </w:t>
      </w:r>
      <w:r w:rsidR="007B7364" w:rsidRPr="00131CD4">
        <w:rPr>
          <w:rFonts w:ascii="Rubik" w:hAnsi="Rubik" w:cs="Rubik"/>
          <w:b/>
          <w:bCs/>
          <w:sz w:val="18"/>
          <w:szCs w:val="18"/>
          <w:u w:val="single"/>
          <w:rtl/>
        </w:rPr>
        <w:t>כולל מע"מ</w:t>
      </w:r>
      <w:r w:rsidRPr="00131CD4">
        <w:rPr>
          <w:rFonts w:ascii="Rubik" w:hAnsi="Rubik" w:cs="Rubik"/>
          <w:sz w:val="18"/>
          <w:szCs w:val="18"/>
          <w:rtl/>
        </w:rPr>
        <w:t xml:space="preserve"> כחו</w:t>
      </w:r>
      <w:r w:rsidR="0062310B" w:rsidRPr="00131CD4">
        <w:rPr>
          <w:rFonts w:ascii="Rubik" w:hAnsi="Rubik" w:cs="Rubik"/>
          <w:sz w:val="18"/>
          <w:szCs w:val="18"/>
          <w:rtl/>
        </w:rPr>
        <w:t xml:space="preserve">ק- </w:t>
      </w:r>
      <w:r w:rsidR="00504A37">
        <w:rPr>
          <w:rFonts w:ascii="Rubik" w:hAnsi="Rubik" w:cs="Rubik" w:hint="cs"/>
          <w:sz w:val="18"/>
          <w:szCs w:val="18"/>
          <w:rtl/>
        </w:rPr>
        <w:t xml:space="preserve">תשולם </w:t>
      </w:r>
      <w:r w:rsidR="00504A37" w:rsidRPr="00504A37">
        <w:rPr>
          <w:rFonts w:ascii="Rubik" w:hAnsi="Rubik" w:cs="Rubik"/>
          <w:sz w:val="18"/>
          <w:szCs w:val="18"/>
          <w:rtl/>
        </w:rPr>
        <w:t xml:space="preserve">במועד </w:t>
      </w:r>
      <w:r w:rsidR="00E11313">
        <w:rPr>
          <w:rFonts w:ascii="Rubik" w:hAnsi="Rubik" w:cs="Rubik" w:hint="cs"/>
          <w:sz w:val="18"/>
          <w:szCs w:val="18"/>
          <w:rtl/>
        </w:rPr>
        <w:t>החתימה על הסכם זה.</w:t>
      </w:r>
    </w:p>
    <w:p w14:paraId="6FCBFDC0" w14:textId="77777777" w:rsidR="007B7364" w:rsidRPr="00131CD4" w:rsidRDefault="001B1A73" w:rsidP="00645294">
      <w:pPr>
        <w:numPr>
          <w:ilvl w:val="2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ובנוסף לסעיף 3.1.1 ישלם הנישום </w:t>
      </w:r>
      <w:r w:rsidR="002B477B" w:rsidRPr="00131CD4">
        <w:rPr>
          <w:rFonts w:ascii="Rubik" w:hAnsi="Rubik" w:cs="Rubik"/>
          <w:sz w:val="18"/>
          <w:szCs w:val="18"/>
          <w:rtl/>
        </w:rPr>
        <w:t xml:space="preserve">שכ"ט </w:t>
      </w:r>
      <w:r w:rsidR="0062310B" w:rsidRPr="00131CD4">
        <w:rPr>
          <w:rFonts w:ascii="Rubik" w:hAnsi="Rubik" w:cs="Rubik"/>
          <w:sz w:val="18"/>
          <w:szCs w:val="18"/>
          <w:rtl/>
        </w:rPr>
        <w:t xml:space="preserve">בשיעור של </w:t>
      </w:r>
      <w:r w:rsidR="002B477B" w:rsidRPr="00131CD4">
        <w:rPr>
          <w:rFonts w:ascii="Rubik" w:hAnsi="Rubik" w:cs="Rubik"/>
          <w:sz w:val="18"/>
          <w:szCs w:val="18"/>
          <w:rtl/>
        </w:rPr>
        <w:t xml:space="preserve"> </w:t>
      </w:r>
      <w:r w:rsidR="00D028D2">
        <w:rPr>
          <w:rFonts w:ascii="Rubik" w:hAnsi="Rubik" w:cs="Rubik" w:hint="cs"/>
          <w:b/>
          <w:bCs/>
          <w:sz w:val="18"/>
          <w:szCs w:val="18"/>
          <w:u w:val="single"/>
          <w:rtl/>
        </w:rPr>
        <w:t>20</w:t>
      </w:r>
      <w:r w:rsidRPr="00131CD4">
        <w:rPr>
          <w:rFonts w:ascii="Rubik" w:hAnsi="Rubik" w:cs="Rubik"/>
          <w:b/>
          <w:bCs/>
          <w:sz w:val="18"/>
          <w:szCs w:val="18"/>
          <w:u w:val="single"/>
          <w:rtl/>
        </w:rPr>
        <w:t>%</w:t>
      </w:r>
      <w:r w:rsidR="002B477B" w:rsidRPr="00131CD4">
        <w:rPr>
          <w:rFonts w:ascii="Rubik" w:hAnsi="Rubik" w:cs="Rubik"/>
          <w:b/>
          <w:bCs/>
          <w:sz w:val="18"/>
          <w:szCs w:val="18"/>
          <w:u w:val="single"/>
          <w:rtl/>
        </w:rPr>
        <w:t xml:space="preserve"> </w:t>
      </w:r>
      <w:r w:rsidR="0062310B" w:rsidRPr="00131CD4">
        <w:rPr>
          <w:rFonts w:ascii="Rubik" w:hAnsi="Rubik" w:cs="Rubik"/>
          <w:b/>
          <w:bCs/>
          <w:sz w:val="18"/>
          <w:szCs w:val="18"/>
          <w:u w:val="single"/>
          <w:rtl/>
        </w:rPr>
        <w:t>+ מע"מ</w:t>
      </w:r>
      <w:r w:rsidR="0062310B" w:rsidRPr="00131CD4">
        <w:rPr>
          <w:rFonts w:ascii="Rubik" w:hAnsi="Rubik" w:cs="Rubik"/>
          <w:sz w:val="18"/>
          <w:szCs w:val="18"/>
          <w:rtl/>
        </w:rPr>
        <w:t xml:space="preserve"> </w:t>
      </w:r>
      <w:r w:rsidR="002B477B" w:rsidRPr="00131CD4">
        <w:rPr>
          <w:rFonts w:ascii="Rubik" w:hAnsi="Rubik" w:cs="Rubik"/>
          <w:sz w:val="18"/>
          <w:szCs w:val="18"/>
          <w:rtl/>
        </w:rPr>
        <w:t>מ</w:t>
      </w:r>
      <w:r w:rsidR="00E26183" w:rsidRPr="00131CD4">
        <w:rPr>
          <w:rFonts w:ascii="Rubik" w:hAnsi="Rubik" w:cs="Rubik"/>
          <w:sz w:val="18"/>
          <w:szCs w:val="18"/>
          <w:rtl/>
        </w:rPr>
        <w:t>סך ההחזרים שיקבל הנישום, כאשר עמלה זו תשולם במועד שבו יקבל הנישום את החזרי</w:t>
      </w:r>
      <w:r w:rsidR="005328D2" w:rsidRPr="00131CD4">
        <w:rPr>
          <w:rFonts w:ascii="Rubik" w:hAnsi="Rubik" w:cs="Rubik"/>
          <w:sz w:val="18"/>
          <w:szCs w:val="18"/>
          <w:rtl/>
        </w:rPr>
        <w:t xml:space="preserve"> המס</w:t>
      </w:r>
      <w:r w:rsidR="00E26183" w:rsidRPr="00131CD4">
        <w:rPr>
          <w:rFonts w:ascii="Rubik" w:hAnsi="Rubik" w:cs="Rubik"/>
          <w:sz w:val="18"/>
          <w:szCs w:val="18"/>
          <w:rtl/>
        </w:rPr>
        <w:t xml:space="preserve"> לחשבונו</w:t>
      </w:r>
      <w:r w:rsidR="007B7364" w:rsidRPr="00131CD4">
        <w:rPr>
          <w:rFonts w:ascii="Rubik" w:hAnsi="Rubik" w:cs="Rubik"/>
          <w:sz w:val="18"/>
          <w:szCs w:val="18"/>
          <w:rtl/>
        </w:rPr>
        <w:t>.</w:t>
      </w:r>
    </w:p>
    <w:p w14:paraId="7FD295EC" w14:textId="77777777" w:rsidR="00E26183" w:rsidRPr="00131CD4" w:rsidRDefault="00E26183" w:rsidP="00EC7ED8">
      <w:pPr>
        <w:numPr>
          <w:ilvl w:val="2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במעמד החתימה על הדוחות לצורך הגשתן למס הכנסה, הנישום י</w:t>
      </w:r>
      <w:r w:rsidR="00EC7ED8" w:rsidRPr="00131CD4">
        <w:rPr>
          <w:rFonts w:ascii="Rubik" w:hAnsi="Rubik" w:cs="Rubik"/>
          <w:sz w:val="18"/>
          <w:szCs w:val="18"/>
          <w:rtl/>
        </w:rPr>
        <w:t xml:space="preserve">מסור למייצג מספר כרטיס אשראי  או </w:t>
      </w:r>
      <w:r w:rsidRPr="00131CD4">
        <w:rPr>
          <w:rFonts w:ascii="Rubik" w:hAnsi="Rubik" w:cs="Rubik"/>
          <w:sz w:val="18"/>
          <w:szCs w:val="18"/>
          <w:rtl/>
        </w:rPr>
        <w:t xml:space="preserve">שיק בסכום העמלה המפורטת בסעיף 3.1.2 </w:t>
      </w:r>
      <w:r w:rsidR="00EC7ED8" w:rsidRPr="00131CD4">
        <w:rPr>
          <w:rFonts w:ascii="Rubik" w:hAnsi="Rubik" w:cs="Rubik"/>
          <w:sz w:val="18"/>
          <w:szCs w:val="18"/>
          <w:rtl/>
        </w:rPr>
        <w:t xml:space="preserve">ו- 3.1.1 </w:t>
      </w:r>
      <w:r w:rsidRPr="00131CD4">
        <w:rPr>
          <w:rFonts w:ascii="Rubik" w:hAnsi="Rubik" w:cs="Rubik"/>
          <w:sz w:val="18"/>
          <w:szCs w:val="18"/>
          <w:rtl/>
        </w:rPr>
        <w:t>דחוי ל- 90 ימים, וההתחשבנות הסופית בגין שכ"ט המגיע למייצג עפ"י הסכם זה תחושב לאחר קבלת ההחזר ממס הכנסה ותחושב מתוך סך ההחזר בפועל כולל ריביות והצמדות שהתקבלו.</w:t>
      </w:r>
    </w:p>
    <w:p w14:paraId="4CCE8395" w14:textId="77777777" w:rsidR="007B7364" w:rsidRPr="00131CD4" w:rsidRDefault="007B7364" w:rsidP="00603723">
      <w:pPr>
        <w:numPr>
          <w:ilvl w:val="2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b/>
          <w:bCs/>
          <w:sz w:val="18"/>
          <w:szCs w:val="18"/>
          <w:u w:val="single"/>
          <w:rtl/>
        </w:rPr>
        <w:t>במידה והנישום לא יעביר את תשלום שכ"ט המגיע למייצג בתוך 7 ימי עסקים מיום שקיבל את ההחזר לחשבונו, המייצג יגבה את התשלום המגיע לו באמצעות כרטיס האשראי שממנו שילם הנישום למייצג את התשלום בגין עמלת פתיחת התיק.</w:t>
      </w:r>
    </w:p>
    <w:p w14:paraId="299AC6EB" w14:textId="77777777" w:rsidR="002B477B" w:rsidRPr="00131CD4" w:rsidRDefault="002B477B" w:rsidP="00E26183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קבלה עבור </w:t>
      </w:r>
      <w:r w:rsidR="00E26183" w:rsidRPr="00131CD4">
        <w:rPr>
          <w:rFonts w:ascii="Rubik" w:hAnsi="Rubik" w:cs="Rubik"/>
          <w:sz w:val="18"/>
          <w:szCs w:val="18"/>
          <w:rtl/>
        </w:rPr>
        <w:t>עמלות המייצג</w:t>
      </w:r>
      <w:r w:rsidRPr="00131CD4">
        <w:rPr>
          <w:rFonts w:ascii="Rubik" w:hAnsi="Rubik" w:cs="Rubik"/>
          <w:sz w:val="18"/>
          <w:szCs w:val="18"/>
          <w:rtl/>
        </w:rPr>
        <w:t xml:space="preserve"> תופק מיידית עם קבלת הממסר, וחשב</w:t>
      </w:r>
      <w:r w:rsidRPr="00131CD4">
        <w:rPr>
          <w:rFonts w:ascii="Rubik" w:hAnsi="Rubik" w:cs="Rubik"/>
          <w:b/>
          <w:bCs/>
          <w:sz w:val="18"/>
          <w:szCs w:val="18"/>
          <w:rtl/>
        </w:rPr>
        <w:t>ו</w:t>
      </w:r>
      <w:r w:rsidRPr="00131CD4">
        <w:rPr>
          <w:rFonts w:ascii="Rubik" w:hAnsi="Rubik" w:cs="Rubik"/>
          <w:sz w:val="18"/>
          <w:szCs w:val="18"/>
          <w:rtl/>
        </w:rPr>
        <w:t>נית המס המותרת בניכוי לשכיר, תופק תוך 14 ימי עסקים ממועד פרעון השיק.</w:t>
      </w:r>
    </w:p>
    <w:p w14:paraId="31CDEC68" w14:textId="77777777" w:rsidR="005E243F" w:rsidRPr="00131CD4" w:rsidRDefault="005E243F" w:rsidP="00E26183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20"/>
          <w:szCs w:val="20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 xml:space="preserve">במידה ויעביר הנישום את הטיפול בהחזר המס למייצג אחר לאחר התחלת הליך הבדיקה באמצעותי </w:t>
      </w:r>
      <w:r w:rsidR="006C0331" w:rsidRPr="00131CD4">
        <w:rPr>
          <w:rFonts w:ascii="Rubik" w:hAnsi="Rubik" w:cs="Rubik"/>
          <w:sz w:val="18"/>
          <w:szCs w:val="18"/>
          <w:rtl/>
        </w:rPr>
        <w:t xml:space="preserve">ו/או יחליט כי אינו מעוניין בהמשך טיפול לאחר סיום הליך הבדיקה, ו/או ההגשה לרשויות, </w:t>
      </w:r>
      <w:r w:rsidRPr="00131CD4">
        <w:rPr>
          <w:rFonts w:ascii="Rubik" w:hAnsi="Rubik" w:cs="Rubik"/>
          <w:sz w:val="18"/>
          <w:szCs w:val="18"/>
          <w:rtl/>
        </w:rPr>
        <w:t xml:space="preserve">ישלם הנישום </w:t>
      </w:r>
      <w:r w:rsidR="00E26183" w:rsidRPr="00131CD4">
        <w:rPr>
          <w:rFonts w:ascii="Rubik" w:hAnsi="Rubik" w:cs="Rubik"/>
          <w:sz w:val="18"/>
          <w:szCs w:val="18"/>
          <w:rtl/>
        </w:rPr>
        <w:t xml:space="preserve">למייצג </w:t>
      </w:r>
      <w:r w:rsidRPr="00131CD4">
        <w:rPr>
          <w:rFonts w:ascii="Rubik" w:hAnsi="Rubik" w:cs="Rubik"/>
          <w:sz w:val="18"/>
          <w:szCs w:val="18"/>
          <w:rtl/>
        </w:rPr>
        <w:t xml:space="preserve">סך </w:t>
      </w:r>
      <w:r w:rsidR="006C0331" w:rsidRPr="00131CD4">
        <w:rPr>
          <w:rFonts w:ascii="Rubik" w:hAnsi="Rubik" w:cs="Rubik"/>
          <w:sz w:val="18"/>
          <w:szCs w:val="18"/>
          <w:rtl/>
        </w:rPr>
        <w:t>1,000</w:t>
      </w:r>
      <w:r w:rsidRPr="00131CD4">
        <w:rPr>
          <w:rFonts w:ascii="Rubik" w:hAnsi="Rubik" w:cs="Rubik"/>
          <w:sz w:val="18"/>
          <w:szCs w:val="18"/>
          <w:rtl/>
        </w:rPr>
        <w:t xml:space="preserve"> ₪ בתוספת מע"מ כחוק, </w:t>
      </w:r>
      <w:r w:rsidR="006C0331" w:rsidRPr="00131CD4">
        <w:rPr>
          <w:rFonts w:ascii="Rubik" w:hAnsi="Rubik" w:cs="Rubik"/>
          <w:sz w:val="18"/>
          <w:szCs w:val="18"/>
          <w:rtl/>
        </w:rPr>
        <w:t xml:space="preserve">או </w:t>
      </w:r>
      <w:r w:rsidR="00A72255" w:rsidRPr="00131CD4">
        <w:rPr>
          <w:rFonts w:ascii="Rubik" w:hAnsi="Rubik" w:cs="Rubik"/>
          <w:sz w:val="18"/>
          <w:szCs w:val="18"/>
          <w:rtl/>
        </w:rPr>
        <w:t>10</w:t>
      </w:r>
      <w:r w:rsidR="006C0331" w:rsidRPr="00131CD4">
        <w:rPr>
          <w:rFonts w:ascii="Rubik" w:hAnsi="Rubik" w:cs="Rubik"/>
          <w:sz w:val="18"/>
          <w:szCs w:val="18"/>
          <w:rtl/>
        </w:rPr>
        <w:t>% מערך החזר המס שנמצא, כגבוהה</w:t>
      </w:r>
      <w:r w:rsidR="00E26183" w:rsidRPr="00131CD4">
        <w:rPr>
          <w:rFonts w:ascii="Rubik" w:hAnsi="Rubik" w:cs="Rubik"/>
          <w:sz w:val="18"/>
          <w:szCs w:val="18"/>
          <w:rtl/>
        </w:rPr>
        <w:t>.</w:t>
      </w:r>
    </w:p>
    <w:p w14:paraId="43F30CC0" w14:textId="77777777" w:rsidR="002534DA" w:rsidRPr="00131CD4" w:rsidRDefault="002534DA" w:rsidP="00EB0E95">
      <w:pPr>
        <w:numPr>
          <w:ilvl w:val="1"/>
          <w:numId w:val="2"/>
        </w:numPr>
        <w:jc w:val="both"/>
        <w:rPr>
          <w:rFonts w:ascii="Rubik" w:hAnsi="Rubik" w:cs="Rubik"/>
          <w:b/>
          <w:bCs/>
          <w:sz w:val="18"/>
          <w:szCs w:val="18"/>
          <w:u w:val="single"/>
        </w:rPr>
      </w:pPr>
      <w:r w:rsidRPr="00131CD4">
        <w:rPr>
          <w:rFonts w:ascii="Rubik" w:hAnsi="Rubik" w:cs="Rubik"/>
          <w:sz w:val="18"/>
          <w:szCs w:val="18"/>
          <w:rtl/>
        </w:rPr>
        <w:t>באם ימצא, לאחר הליך הבדיקה, כי לא מגיע לנישום החזר ממס הכנסה, כל הליך הבדיקה ע"י המייצג יבוצע בחינם, ולא יגבה בגינה כל שכ"ט שהוא</w:t>
      </w:r>
      <w:r w:rsidR="00430094">
        <w:rPr>
          <w:rFonts w:ascii="Rubik" w:hAnsi="Rubik" w:cs="Rubik" w:hint="cs"/>
          <w:sz w:val="18"/>
          <w:szCs w:val="18"/>
          <w:rtl/>
        </w:rPr>
        <w:t>.</w:t>
      </w:r>
    </w:p>
    <w:p w14:paraId="5E3CF9B7" w14:textId="77777777" w:rsidR="002534DA" w:rsidRPr="00DF58B0" w:rsidRDefault="002534DA" w:rsidP="005E243F">
      <w:pPr>
        <w:ind w:left="360"/>
        <w:jc w:val="center"/>
        <w:rPr>
          <w:rFonts w:ascii="Rubik" w:hAnsi="Rubik" w:cs="Rubik"/>
          <w:b/>
          <w:bCs/>
          <w:sz w:val="12"/>
          <w:szCs w:val="12"/>
          <w:u w:val="single"/>
          <w:rtl/>
        </w:rPr>
      </w:pPr>
    </w:p>
    <w:p w14:paraId="6444C4C2" w14:textId="77777777" w:rsidR="005E243F" w:rsidRPr="00971877" w:rsidRDefault="005E243F" w:rsidP="00971877">
      <w:pPr>
        <w:ind w:left="360"/>
        <w:rPr>
          <w:rFonts w:ascii="Rubik" w:hAnsi="Rubik" w:cs="Rubik"/>
          <w:b/>
          <w:bCs/>
          <w:sz w:val="20"/>
          <w:szCs w:val="20"/>
          <w:rtl/>
        </w:rPr>
      </w:pPr>
      <w:r w:rsidRPr="00971877">
        <w:rPr>
          <w:rFonts w:ascii="Rubik" w:hAnsi="Rubik" w:cs="Rubik"/>
          <w:b/>
          <w:bCs/>
          <w:sz w:val="20"/>
          <w:szCs w:val="20"/>
          <w:rtl/>
        </w:rPr>
        <w:t>ולראיה בא</w:t>
      </w:r>
      <w:r w:rsidR="00971877">
        <w:rPr>
          <w:rFonts w:ascii="Rubik" w:hAnsi="Rubik" w:cs="Rubik" w:hint="cs"/>
          <w:b/>
          <w:bCs/>
          <w:sz w:val="20"/>
          <w:szCs w:val="20"/>
          <w:rtl/>
        </w:rPr>
        <w:t>נו</w:t>
      </w:r>
      <w:r w:rsidRPr="00971877">
        <w:rPr>
          <w:rFonts w:ascii="Rubik" w:hAnsi="Rubik" w:cs="Rubik"/>
          <w:b/>
          <w:bCs/>
          <w:sz w:val="20"/>
          <w:szCs w:val="20"/>
          <w:rtl/>
        </w:rPr>
        <w:t xml:space="preserve"> על החתום: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852"/>
        <w:gridCol w:w="2393"/>
        <w:gridCol w:w="2368"/>
      </w:tblGrid>
      <w:tr w:rsidR="00333E1E" w:rsidRPr="00131CD4" w14:paraId="70A445DE" w14:textId="77777777" w:rsidTr="002A364C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3D3A2B" w14:textId="77777777" w:rsidR="00333E1E" w:rsidRPr="00333E1E" w:rsidRDefault="00333E1E" w:rsidP="00333E1E">
            <w:pPr>
              <w:tabs>
                <w:tab w:val="left" w:pos="465"/>
                <w:tab w:val="center" w:pos="1153"/>
              </w:tabs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permStart w:id="1264411873" w:edGrp="everyone" w:colFirst="1" w:colLast="1"/>
            <w:permStart w:id="699300385" w:edGrp="everyone" w:colFirst="2" w:colLast="2"/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לקוח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0ED487A" w14:textId="77777777" w:rsidR="00214374" w:rsidRPr="00333E1E" w:rsidRDefault="00214374" w:rsidP="00214374">
            <w:pPr>
              <w:tabs>
                <w:tab w:val="left" w:pos="465"/>
                <w:tab w:val="center" w:pos="1153"/>
              </w:tabs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רחל מכלוף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A026DC0" w14:textId="77777777" w:rsidR="00333E1E" w:rsidRPr="00333E1E" w:rsidRDefault="00214374" w:rsidP="00186CB9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043114727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3B4A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</w:p>
        </w:tc>
      </w:tr>
      <w:permEnd w:id="1264411873"/>
      <w:permEnd w:id="699300385"/>
      <w:tr w:rsidR="00333E1E" w:rsidRPr="00131CD4" w14:paraId="560E94C1" w14:textId="77777777" w:rsidTr="00333E1E">
        <w:trPr>
          <w:jc w:val="center"/>
        </w:trPr>
        <w:tc>
          <w:tcPr>
            <w:tcW w:w="1384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9195A7E" w14:textId="77777777" w:rsidR="00333E1E" w:rsidRPr="00333E1E" w:rsidRDefault="00333E1E" w:rsidP="00333E1E">
            <w:pPr>
              <w:jc w:val="center"/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hideMark/>
          </w:tcPr>
          <w:p w14:paraId="0CB195ED" w14:textId="77777777" w:rsidR="00333E1E" w:rsidRPr="00333E1E" w:rsidRDefault="00333E1E" w:rsidP="00333E1E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 xml:space="preserve">שם מלא 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13D16C22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ת.ז.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42E0F51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חתימה</w:t>
            </w:r>
          </w:p>
        </w:tc>
      </w:tr>
      <w:tr w:rsidR="00333E1E" w:rsidRPr="00131CD4" w14:paraId="6FEFFB43" w14:textId="77777777" w:rsidTr="002A364C">
        <w:trPr>
          <w:jc w:val="center"/>
        </w:trPr>
        <w:tc>
          <w:tcPr>
            <w:tcW w:w="1384" w:type="dxa"/>
            <w:tcBorders>
              <w:top w:val="single" w:sz="8" w:space="0" w:color="auto"/>
              <w:left w:val="single" w:sz="4" w:space="0" w:color="auto"/>
              <w:right w:val="nil"/>
            </w:tcBorders>
            <w:vAlign w:val="center"/>
          </w:tcPr>
          <w:p w14:paraId="086D9366" w14:textId="77777777" w:rsidR="00333E1E" w:rsidRPr="00333E1E" w:rsidRDefault="00333E1E" w:rsidP="00333E1E">
            <w:pPr>
              <w:tabs>
                <w:tab w:val="left" w:pos="465"/>
                <w:tab w:val="center" w:pos="1153"/>
              </w:tabs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permStart w:id="595993239" w:edGrp="everyone" w:colFirst="1" w:colLast="1"/>
            <w:permStart w:id="1900312519" w:edGrp="everyone" w:colFirst="2" w:colLast="2"/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בן הזוג</w:t>
            </w:r>
          </w:p>
        </w:tc>
        <w:tc>
          <w:tcPr>
            <w:tcW w:w="385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BC5704" w14:textId="77777777" w:rsidR="00333E1E" w:rsidRPr="00333E1E" w:rsidRDefault="00DF7851" w:rsidP="001D07B6">
            <w:pPr>
              <w:tabs>
                <w:tab w:val="left" w:pos="465"/>
                <w:tab w:val="center" w:pos="1153"/>
              </w:tabs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 xml:space="preserve"> </w:t>
            </w:r>
            <w:r w:rsidR="00214374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 xml:space="preserve">משה מכלוף 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A631FAD" w14:textId="77777777" w:rsidR="00333E1E" w:rsidRPr="00333E1E" w:rsidRDefault="00214374" w:rsidP="00186CB9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034879759</w:t>
            </w:r>
          </w:p>
        </w:tc>
        <w:tc>
          <w:tcPr>
            <w:tcW w:w="23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06FD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</w:p>
        </w:tc>
      </w:tr>
      <w:permEnd w:id="595993239"/>
      <w:permEnd w:id="1900312519"/>
      <w:tr w:rsidR="00333E1E" w:rsidRPr="00131CD4" w14:paraId="328F4514" w14:textId="77777777" w:rsidTr="00333E1E">
        <w:trPr>
          <w:jc w:val="center"/>
        </w:trPr>
        <w:tc>
          <w:tcPr>
            <w:tcW w:w="1384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48733FF" w14:textId="77777777" w:rsidR="00333E1E" w:rsidRPr="00333E1E" w:rsidRDefault="00333E1E" w:rsidP="00E140E5">
            <w:pPr>
              <w:jc w:val="center"/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E2A4D0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 xml:space="preserve">שם מלא 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D99DF8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ת.ז.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E2E33" w14:textId="77777777" w:rsidR="00333E1E" w:rsidRPr="00333E1E" w:rsidRDefault="00333E1E" w:rsidP="00E140E5">
            <w:pPr>
              <w:jc w:val="center"/>
              <w:rPr>
                <w:rFonts w:ascii="Rubik" w:hAnsi="Rubik" w:cs="Rubik"/>
                <w:b/>
                <w:bCs/>
                <w:sz w:val="22"/>
                <w:szCs w:val="22"/>
              </w:rPr>
            </w:pPr>
            <w:r w:rsidRPr="00333E1E">
              <w:rPr>
                <w:rFonts w:ascii="Rubik" w:hAnsi="Rubik" w:cs="Rubik" w:hint="cs"/>
                <w:b/>
                <w:bCs/>
                <w:sz w:val="22"/>
                <w:szCs w:val="22"/>
                <w:rtl/>
              </w:rPr>
              <w:t>חתימה</w:t>
            </w:r>
          </w:p>
        </w:tc>
      </w:tr>
    </w:tbl>
    <w:p w14:paraId="3D59CEFB" w14:textId="77777777" w:rsidR="007B7364" w:rsidRPr="00131CD4" w:rsidRDefault="007B7364" w:rsidP="00333E1E">
      <w:pPr>
        <w:rPr>
          <w:rFonts w:ascii="Rubik" w:hAnsi="Rubik" w:cs="Rubik"/>
          <w:sz w:val="20"/>
          <w:szCs w:val="20"/>
          <w:rtl/>
        </w:rPr>
      </w:pPr>
    </w:p>
    <w:sectPr w:rsidR="007B7364" w:rsidRPr="00131CD4" w:rsidSect="00AE4E8E">
      <w:headerReference w:type="default" r:id="rId10"/>
      <w:footerReference w:type="default" r:id="rId11"/>
      <w:pgSz w:w="11906" w:h="16838"/>
      <w:pgMar w:top="39" w:right="991" w:bottom="180" w:left="1134" w:header="397" w:footer="17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C837" w14:textId="77777777" w:rsidR="005E6D30" w:rsidRDefault="005E6D30">
      <w:r>
        <w:separator/>
      </w:r>
    </w:p>
  </w:endnote>
  <w:endnote w:type="continuationSeparator" w:id="0">
    <w:p w14:paraId="2AB91FEB" w14:textId="77777777" w:rsidR="005E6D30" w:rsidRDefault="005E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panose1 w:val="00000000000000000000"/>
    <w:charset w:val="00"/>
    <w:family w:val="auto"/>
    <w:pitch w:val="variable"/>
    <w:sig w:usb0="A0000A6F" w:usb1="4000205B" w:usb2="00000000" w:usb3="00000000" w:csb0="000000B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6CDA" w14:textId="77777777" w:rsidR="00131CD4" w:rsidRPr="00131CD4" w:rsidRDefault="00131CD4" w:rsidP="00131CD4">
    <w:pPr>
      <w:pStyle w:val="a5"/>
      <w:jc w:val="center"/>
      <w:rPr>
        <w:rFonts w:ascii="Rubik" w:hAnsi="Rubik" w:cs="Rubik"/>
        <w:sz w:val="20"/>
        <w:szCs w:val="20"/>
        <w:cs/>
      </w:rPr>
    </w:pPr>
    <w:r w:rsidRPr="00131CD4">
      <w:rPr>
        <w:rFonts w:ascii="Rubik" w:hAnsi="Rubik" w:cs="Rubik"/>
        <w:sz w:val="20"/>
        <w:szCs w:val="20"/>
        <w:rtl/>
        <w:cs/>
        <w:lang w:val="he-IL"/>
      </w:rPr>
      <w:t xml:space="preserve">עמוד </w:t>
    </w:r>
    <w:r w:rsidRPr="00131CD4">
      <w:rPr>
        <w:rFonts w:ascii="Rubik" w:hAnsi="Rubik" w:cs="Rubik"/>
        <w:b/>
        <w:bCs/>
        <w:sz w:val="20"/>
        <w:szCs w:val="20"/>
      </w:rPr>
      <w:fldChar w:fldCharType="begin"/>
    </w:r>
    <w:r w:rsidRPr="00131CD4">
      <w:rPr>
        <w:rFonts w:ascii="Rubik" w:hAnsi="Rubik" w:cs="Rubik"/>
        <w:b/>
        <w:bCs/>
        <w:sz w:val="20"/>
        <w:szCs w:val="20"/>
        <w:cs/>
      </w:rPr>
      <w:instrText>PAGE</w:instrText>
    </w:r>
    <w:r w:rsidRPr="00131CD4">
      <w:rPr>
        <w:rFonts w:ascii="Rubik" w:hAnsi="Rubik" w:cs="Rubik"/>
        <w:b/>
        <w:bCs/>
        <w:sz w:val="20"/>
        <w:szCs w:val="20"/>
      </w:rPr>
      <w:fldChar w:fldCharType="separate"/>
    </w:r>
    <w:r w:rsidR="00C22BA6">
      <w:rPr>
        <w:rFonts w:ascii="Rubik" w:hAnsi="Rubik" w:cs="Rubik"/>
        <w:b/>
        <w:bCs/>
        <w:noProof/>
        <w:sz w:val="20"/>
        <w:szCs w:val="20"/>
        <w:rtl/>
      </w:rPr>
      <w:t>1</w:t>
    </w:r>
    <w:r w:rsidRPr="00131CD4">
      <w:rPr>
        <w:rFonts w:ascii="Rubik" w:hAnsi="Rubik" w:cs="Rubik"/>
        <w:b/>
        <w:bCs/>
        <w:sz w:val="20"/>
        <w:szCs w:val="20"/>
      </w:rPr>
      <w:fldChar w:fldCharType="end"/>
    </w:r>
    <w:r w:rsidRPr="00131CD4">
      <w:rPr>
        <w:rFonts w:ascii="Rubik" w:hAnsi="Rubik" w:cs="Rubik"/>
        <w:sz w:val="20"/>
        <w:szCs w:val="20"/>
        <w:rtl/>
        <w:cs/>
        <w:lang w:val="he-IL"/>
      </w:rPr>
      <w:t xml:space="preserve"> מתוך </w:t>
    </w:r>
    <w:r w:rsidRPr="00131CD4">
      <w:rPr>
        <w:rFonts w:ascii="Rubik" w:hAnsi="Rubik" w:cs="Rubik"/>
        <w:b/>
        <w:bCs/>
        <w:sz w:val="20"/>
        <w:szCs w:val="20"/>
      </w:rPr>
      <w:fldChar w:fldCharType="begin"/>
    </w:r>
    <w:r w:rsidRPr="00131CD4">
      <w:rPr>
        <w:rFonts w:ascii="Rubik" w:hAnsi="Rubik" w:cs="Rubik"/>
        <w:b/>
        <w:bCs/>
        <w:sz w:val="20"/>
        <w:szCs w:val="20"/>
        <w:cs/>
      </w:rPr>
      <w:instrText>NUMPAGES</w:instrText>
    </w:r>
    <w:r w:rsidRPr="00131CD4">
      <w:rPr>
        <w:rFonts w:ascii="Rubik" w:hAnsi="Rubik" w:cs="Rubik"/>
        <w:b/>
        <w:bCs/>
        <w:sz w:val="20"/>
        <w:szCs w:val="20"/>
      </w:rPr>
      <w:fldChar w:fldCharType="separate"/>
    </w:r>
    <w:r w:rsidR="00C22BA6">
      <w:rPr>
        <w:rFonts w:ascii="Rubik" w:hAnsi="Rubik" w:cs="Rubik"/>
        <w:b/>
        <w:bCs/>
        <w:noProof/>
        <w:sz w:val="20"/>
        <w:szCs w:val="20"/>
        <w:rtl/>
      </w:rPr>
      <w:t>1</w:t>
    </w:r>
    <w:r w:rsidRPr="00131CD4">
      <w:rPr>
        <w:rFonts w:ascii="Rubik" w:hAnsi="Rubik" w:cs="Rubik"/>
        <w:b/>
        <w:bCs/>
        <w:sz w:val="20"/>
        <w:szCs w:val="20"/>
      </w:rPr>
      <w:fldChar w:fldCharType="end"/>
    </w:r>
  </w:p>
  <w:p w14:paraId="550FD8EF" w14:textId="77777777" w:rsidR="007B7364" w:rsidRDefault="007B736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12BA0" w14:textId="77777777" w:rsidR="005E6D30" w:rsidRDefault="005E6D30">
      <w:r>
        <w:separator/>
      </w:r>
    </w:p>
  </w:footnote>
  <w:footnote w:type="continuationSeparator" w:id="0">
    <w:p w14:paraId="47522EBC" w14:textId="77777777" w:rsidR="005E6D30" w:rsidRDefault="005E6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9948" w:type="dxa"/>
      <w:jc w:val="center"/>
      <w:tblBorders>
        <w:bottom w:val="single" w:sz="8" w:space="0" w:color="auto"/>
      </w:tblBorders>
      <w:tblLook w:val="01E0" w:firstRow="1" w:lastRow="1" w:firstColumn="1" w:lastColumn="1" w:noHBand="0" w:noVBand="0"/>
    </w:tblPr>
    <w:tblGrid>
      <w:gridCol w:w="3821"/>
      <w:gridCol w:w="2049"/>
      <w:gridCol w:w="4078"/>
    </w:tblGrid>
    <w:tr w:rsidR="00AE4E8E" w:rsidRPr="00131CD4" w14:paraId="6510918E" w14:textId="77777777" w:rsidTr="00DF58B0">
      <w:trPr>
        <w:jc w:val="center"/>
      </w:trPr>
      <w:tc>
        <w:tcPr>
          <w:tcW w:w="3821" w:type="dxa"/>
          <w:vAlign w:val="bottom"/>
        </w:tcPr>
        <w:p w14:paraId="3E2814B0" w14:textId="77777777" w:rsidR="00AE4E8E" w:rsidRPr="00131CD4" w:rsidRDefault="00AE4E8E" w:rsidP="00E140E5">
          <w:pPr>
            <w:pStyle w:val="a3"/>
            <w:rPr>
              <w:rFonts w:ascii="Rubik" w:hAnsi="Rubik" w:cs="Rubik"/>
              <w:b/>
              <w:bCs/>
              <w:sz w:val="22"/>
              <w:szCs w:val="22"/>
              <w:rtl/>
            </w:rPr>
          </w:pPr>
          <w:r w:rsidRPr="00131CD4">
            <w:rPr>
              <w:rFonts w:ascii="Rubik" w:hAnsi="Rubik" w:cs="Rubik"/>
              <w:b/>
              <w:bCs/>
              <w:sz w:val="22"/>
              <w:szCs w:val="22"/>
              <w:rtl/>
            </w:rPr>
            <w:t>פרץ אליהו-</w:t>
          </w:r>
          <w:r w:rsidRPr="00131CD4">
            <w:rPr>
              <w:rFonts w:ascii="Rubik" w:hAnsi="Rubik" w:cs="Rubik"/>
              <w:b/>
              <w:bCs/>
              <w:sz w:val="22"/>
              <w:szCs w:val="22"/>
            </w:rPr>
            <w:t>C.T.A</w:t>
          </w:r>
        </w:p>
      </w:tc>
      <w:tc>
        <w:tcPr>
          <w:tcW w:w="2049" w:type="dxa"/>
          <w:vMerge w:val="restart"/>
          <w:vAlign w:val="center"/>
        </w:tcPr>
        <w:p w14:paraId="22AE7D7B" w14:textId="77777777" w:rsidR="00AE4E8E" w:rsidRPr="00131CD4" w:rsidRDefault="00AE4E8E" w:rsidP="00E140E5">
          <w:pPr>
            <w:pStyle w:val="a3"/>
            <w:jc w:val="center"/>
            <w:rPr>
              <w:rFonts w:ascii="Rubik" w:hAnsi="Rubik" w:cs="Rubik"/>
              <w:b/>
              <w:bCs/>
              <w:sz w:val="22"/>
              <w:szCs w:val="22"/>
              <w:rtl/>
            </w:rPr>
          </w:pPr>
          <w:bookmarkStart w:id="2" w:name="OLE_LINK1"/>
          <w:bookmarkStart w:id="3" w:name="OLE_LINK2"/>
          <w:bookmarkStart w:id="4" w:name="OLE_LINK3"/>
          <w:r w:rsidRPr="00131CD4">
            <w:rPr>
              <w:rFonts w:ascii="Rubik" w:hAnsi="Rubik" w:cs="Rubik"/>
              <w:b/>
              <w:bCs/>
              <w:noProof/>
              <w:sz w:val="22"/>
              <w:szCs w:val="22"/>
            </w:rPr>
            <w:pict w14:anchorId="4D5ACD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תמונה 2" o:spid="_x0000_i1025" type="#_x0000_t75" style="width:48.75pt;height:43.5pt;visibility:visible">
                <v:imagedata r:id="rId1" o:title=""/>
              </v:shape>
            </w:pict>
          </w:r>
          <w:bookmarkEnd w:id="2"/>
          <w:bookmarkEnd w:id="3"/>
          <w:bookmarkEnd w:id="4"/>
        </w:p>
      </w:tc>
      <w:tc>
        <w:tcPr>
          <w:tcW w:w="4078" w:type="dxa"/>
          <w:vAlign w:val="bottom"/>
        </w:tcPr>
        <w:p w14:paraId="1B108D7C" w14:textId="77777777" w:rsidR="00AE4E8E" w:rsidRPr="00131CD4" w:rsidRDefault="00AE4E8E" w:rsidP="00E140E5">
          <w:pPr>
            <w:pStyle w:val="a3"/>
            <w:jc w:val="right"/>
            <w:rPr>
              <w:rFonts w:ascii="Rubik" w:hAnsi="Rubik" w:cs="Rubik"/>
              <w:b/>
              <w:bCs/>
              <w:sz w:val="22"/>
              <w:szCs w:val="22"/>
              <w:rtl/>
            </w:rPr>
          </w:pPr>
          <w:r w:rsidRPr="00131CD4">
            <w:rPr>
              <w:rFonts w:ascii="Rubik" w:hAnsi="Rubik" w:cs="Rubik"/>
              <w:b/>
              <w:bCs/>
              <w:sz w:val="22"/>
              <w:szCs w:val="22"/>
            </w:rPr>
            <w:t>Eliyahu  Perets-C.T.A</w:t>
          </w:r>
        </w:p>
      </w:tc>
    </w:tr>
    <w:tr w:rsidR="00AE4E8E" w:rsidRPr="00131CD4" w14:paraId="551F000F" w14:textId="77777777" w:rsidTr="00DF58B0">
      <w:trPr>
        <w:jc w:val="center"/>
      </w:trPr>
      <w:tc>
        <w:tcPr>
          <w:tcW w:w="3821" w:type="dxa"/>
          <w:vAlign w:val="center"/>
        </w:tcPr>
        <w:p w14:paraId="47ACE7AD" w14:textId="77777777" w:rsidR="00AE4E8E" w:rsidRPr="00131CD4" w:rsidRDefault="00AE4E8E" w:rsidP="00E140E5">
          <w:pPr>
            <w:pStyle w:val="a3"/>
            <w:rPr>
              <w:rFonts w:ascii="Rubik" w:hAnsi="Rubik" w:cs="Rubik"/>
              <w:b/>
              <w:bCs/>
              <w:sz w:val="22"/>
              <w:szCs w:val="22"/>
              <w:rtl/>
            </w:rPr>
          </w:pPr>
          <w:r w:rsidRPr="00131CD4">
            <w:rPr>
              <w:rFonts w:ascii="Rubik" w:hAnsi="Rubik" w:cs="Rubik"/>
              <w:b/>
              <w:bCs/>
              <w:sz w:val="22"/>
              <w:szCs w:val="22"/>
              <w:rtl/>
            </w:rPr>
            <w:t>א.פרץ ניהול וחשבונאות בע"מ</w:t>
          </w:r>
        </w:p>
      </w:tc>
      <w:tc>
        <w:tcPr>
          <w:tcW w:w="2049" w:type="dxa"/>
          <w:vMerge/>
          <w:vAlign w:val="center"/>
        </w:tcPr>
        <w:p w14:paraId="4F40B1B0" w14:textId="77777777" w:rsidR="00AE4E8E" w:rsidRPr="00131CD4" w:rsidRDefault="00AE4E8E" w:rsidP="00E140E5">
          <w:pPr>
            <w:pStyle w:val="a3"/>
            <w:jc w:val="center"/>
            <w:rPr>
              <w:rFonts w:ascii="Rubik" w:hAnsi="Rubik" w:cs="Rubik"/>
              <w:b/>
              <w:bCs/>
              <w:sz w:val="22"/>
              <w:szCs w:val="22"/>
              <w:rtl/>
            </w:rPr>
          </w:pPr>
        </w:p>
      </w:tc>
      <w:tc>
        <w:tcPr>
          <w:tcW w:w="4078" w:type="dxa"/>
          <w:vAlign w:val="center"/>
        </w:tcPr>
        <w:p w14:paraId="7FED7E9B" w14:textId="77777777" w:rsidR="00AE4E8E" w:rsidRPr="00131CD4" w:rsidRDefault="00AE4E8E" w:rsidP="00E140E5">
          <w:pPr>
            <w:pStyle w:val="a3"/>
            <w:jc w:val="right"/>
            <w:rPr>
              <w:rFonts w:ascii="Rubik" w:hAnsi="Rubik" w:cs="Rubik"/>
              <w:b/>
              <w:bCs/>
              <w:sz w:val="22"/>
              <w:szCs w:val="22"/>
            </w:rPr>
          </w:pPr>
          <w:r w:rsidRPr="00131CD4">
            <w:rPr>
              <w:rFonts w:ascii="Rubik" w:hAnsi="Rubik" w:cs="Rubik"/>
              <w:b/>
              <w:bCs/>
              <w:sz w:val="22"/>
              <w:szCs w:val="22"/>
            </w:rPr>
            <w:t>E.Perets nihul &amp;heshbonaut L.T.D</w:t>
          </w:r>
        </w:p>
      </w:tc>
    </w:tr>
    <w:tr w:rsidR="00AE4E8E" w:rsidRPr="00131CD4" w14:paraId="0D3FB2A4" w14:textId="77777777" w:rsidTr="00DF58B0">
      <w:trPr>
        <w:jc w:val="center"/>
      </w:trPr>
      <w:tc>
        <w:tcPr>
          <w:tcW w:w="3821" w:type="dxa"/>
          <w:vAlign w:val="center"/>
        </w:tcPr>
        <w:p w14:paraId="2152341D" w14:textId="77777777" w:rsidR="00AE4E8E" w:rsidRPr="00131CD4" w:rsidRDefault="00AE4E8E" w:rsidP="00E140E5">
          <w:pPr>
            <w:pStyle w:val="a3"/>
            <w:rPr>
              <w:rFonts w:ascii="Rubik" w:hAnsi="Rubik" w:cs="Rubik"/>
              <w:sz w:val="22"/>
              <w:szCs w:val="22"/>
              <w:rtl/>
            </w:rPr>
          </w:pPr>
          <w:r w:rsidRPr="00131CD4">
            <w:rPr>
              <w:rFonts w:ascii="Rubik" w:hAnsi="Rubik" w:cs="Rubik"/>
              <w:sz w:val="22"/>
              <w:szCs w:val="22"/>
              <w:rtl/>
            </w:rPr>
            <w:t>עזרא 4 (קומה ג') ת.ד. 205, רחובות</w:t>
          </w:r>
        </w:p>
      </w:tc>
      <w:tc>
        <w:tcPr>
          <w:tcW w:w="2049" w:type="dxa"/>
          <w:vMerge/>
          <w:vAlign w:val="center"/>
        </w:tcPr>
        <w:p w14:paraId="69A60F41" w14:textId="77777777" w:rsidR="00AE4E8E" w:rsidRPr="00131CD4" w:rsidRDefault="00AE4E8E" w:rsidP="00E140E5">
          <w:pPr>
            <w:pStyle w:val="a3"/>
            <w:jc w:val="center"/>
            <w:rPr>
              <w:rFonts w:ascii="Rubik" w:hAnsi="Rubik" w:cs="Rubik"/>
              <w:sz w:val="22"/>
              <w:szCs w:val="22"/>
              <w:rtl/>
            </w:rPr>
          </w:pPr>
        </w:p>
      </w:tc>
      <w:tc>
        <w:tcPr>
          <w:tcW w:w="4078" w:type="dxa"/>
          <w:vAlign w:val="center"/>
        </w:tcPr>
        <w:p w14:paraId="22A41ED6" w14:textId="77777777" w:rsidR="00AE4E8E" w:rsidRPr="00131CD4" w:rsidRDefault="00AE4E8E" w:rsidP="00E140E5">
          <w:pPr>
            <w:pStyle w:val="a3"/>
            <w:jc w:val="right"/>
            <w:rPr>
              <w:rFonts w:ascii="Rubik" w:hAnsi="Rubik" w:cs="Rubik"/>
              <w:sz w:val="22"/>
              <w:szCs w:val="22"/>
              <w:rtl/>
            </w:rPr>
          </w:pPr>
          <w:r w:rsidRPr="00131CD4">
            <w:rPr>
              <w:rFonts w:ascii="Rubik" w:hAnsi="Rubik" w:cs="Rubik"/>
              <w:sz w:val="22"/>
              <w:szCs w:val="22"/>
            </w:rPr>
            <w:t>P.O. Box 205, REHOVOT</w:t>
          </w:r>
        </w:p>
      </w:tc>
    </w:tr>
    <w:tr w:rsidR="00AE4E8E" w:rsidRPr="00131CD4" w14:paraId="6265E8F2" w14:textId="77777777" w:rsidTr="00DF58B0">
      <w:trPr>
        <w:jc w:val="center"/>
      </w:trPr>
      <w:tc>
        <w:tcPr>
          <w:tcW w:w="3821" w:type="dxa"/>
          <w:vAlign w:val="center"/>
        </w:tcPr>
        <w:p w14:paraId="5FB4E836" w14:textId="77777777" w:rsidR="00AE4E8E" w:rsidRPr="00131CD4" w:rsidRDefault="00AE4E8E" w:rsidP="00E140E5">
          <w:pPr>
            <w:pStyle w:val="a3"/>
            <w:rPr>
              <w:rFonts w:ascii="Rubik" w:hAnsi="Rubik" w:cs="Rubik"/>
              <w:sz w:val="22"/>
              <w:szCs w:val="22"/>
              <w:rtl/>
            </w:rPr>
          </w:pPr>
          <w:r w:rsidRPr="00131CD4">
            <w:rPr>
              <w:rFonts w:ascii="Rubik" w:hAnsi="Rubik" w:cs="Rubik"/>
              <w:sz w:val="22"/>
              <w:szCs w:val="22"/>
              <w:rtl/>
            </w:rPr>
            <w:t>טלפון : 077-4140451</w:t>
          </w:r>
        </w:p>
      </w:tc>
      <w:tc>
        <w:tcPr>
          <w:tcW w:w="2049" w:type="dxa"/>
          <w:vMerge/>
        </w:tcPr>
        <w:p w14:paraId="3A3D4705" w14:textId="77777777" w:rsidR="00AE4E8E" w:rsidRPr="00131CD4" w:rsidRDefault="00AE4E8E" w:rsidP="00E140E5">
          <w:pPr>
            <w:pStyle w:val="a3"/>
            <w:jc w:val="center"/>
            <w:rPr>
              <w:rFonts w:ascii="Rubik" w:hAnsi="Rubik" w:cs="Rubik"/>
              <w:sz w:val="22"/>
              <w:szCs w:val="22"/>
              <w:rtl/>
            </w:rPr>
          </w:pPr>
        </w:p>
      </w:tc>
      <w:tc>
        <w:tcPr>
          <w:tcW w:w="4078" w:type="dxa"/>
          <w:vAlign w:val="center"/>
        </w:tcPr>
        <w:p w14:paraId="5BDA57C4" w14:textId="77777777" w:rsidR="00AE4E8E" w:rsidRPr="00131CD4" w:rsidRDefault="00AE4E8E" w:rsidP="00E140E5">
          <w:pPr>
            <w:pStyle w:val="a3"/>
            <w:jc w:val="right"/>
            <w:rPr>
              <w:rFonts w:ascii="Rubik" w:hAnsi="Rubik" w:cs="Rubik"/>
              <w:sz w:val="22"/>
              <w:szCs w:val="22"/>
            </w:rPr>
          </w:pPr>
          <w:r w:rsidRPr="00131CD4">
            <w:rPr>
              <w:rFonts w:ascii="Rubik" w:hAnsi="Rubik" w:cs="Rubik"/>
              <w:sz w:val="22"/>
              <w:szCs w:val="22"/>
            </w:rPr>
            <w:t>Tel :    +972-77-4140451</w:t>
          </w:r>
        </w:p>
      </w:tc>
    </w:tr>
    <w:tr w:rsidR="00AE4E8E" w:rsidRPr="00131CD4" w14:paraId="35F190A1" w14:textId="77777777" w:rsidTr="00DF58B0">
      <w:trPr>
        <w:jc w:val="center"/>
      </w:trPr>
      <w:tc>
        <w:tcPr>
          <w:tcW w:w="3821" w:type="dxa"/>
          <w:vAlign w:val="center"/>
        </w:tcPr>
        <w:p w14:paraId="7AA67795" w14:textId="77777777" w:rsidR="00AE4E8E" w:rsidRPr="00131CD4" w:rsidRDefault="00AE4E8E" w:rsidP="00E140E5">
          <w:pPr>
            <w:pStyle w:val="a3"/>
            <w:rPr>
              <w:rFonts w:ascii="Rubik" w:hAnsi="Rubik" w:cs="Rubik"/>
              <w:sz w:val="22"/>
              <w:szCs w:val="22"/>
              <w:rtl/>
            </w:rPr>
          </w:pPr>
          <w:r w:rsidRPr="00131CD4">
            <w:rPr>
              <w:rFonts w:ascii="Rubik" w:hAnsi="Rubik" w:cs="Rubik"/>
              <w:sz w:val="22"/>
              <w:szCs w:val="22"/>
              <w:rtl/>
            </w:rPr>
            <w:t>פקס :   077-4140452</w:t>
          </w:r>
        </w:p>
      </w:tc>
      <w:tc>
        <w:tcPr>
          <w:tcW w:w="2049" w:type="dxa"/>
          <w:vAlign w:val="center"/>
        </w:tcPr>
        <w:p w14:paraId="5F469001" w14:textId="77777777" w:rsidR="00AE4E8E" w:rsidRPr="00131CD4" w:rsidRDefault="00AE4E8E" w:rsidP="00E140E5">
          <w:pPr>
            <w:pStyle w:val="a3"/>
            <w:jc w:val="center"/>
            <w:rPr>
              <w:rFonts w:ascii="Rubik" w:hAnsi="Rubik" w:cs="Rubik"/>
              <w:sz w:val="22"/>
              <w:szCs w:val="22"/>
            </w:rPr>
          </w:pPr>
          <w:r w:rsidRPr="00131CD4">
            <w:rPr>
              <w:rFonts w:ascii="Rubik" w:hAnsi="Rubik" w:cs="Rubik"/>
              <w:sz w:val="22"/>
              <w:szCs w:val="22"/>
            </w:rPr>
            <w:t>eli@perets.tax</w:t>
          </w:r>
        </w:p>
      </w:tc>
      <w:tc>
        <w:tcPr>
          <w:tcW w:w="4078" w:type="dxa"/>
          <w:vAlign w:val="center"/>
        </w:tcPr>
        <w:p w14:paraId="310F6063" w14:textId="77777777" w:rsidR="00AE4E8E" w:rsidRPr="00131CD4" w:rsidRDefault="00AE4E8E" w:rsidP="00E140E5">
          <w:pPr>
            <w:pStyle w:val="a3"/>
            <w:jc w:val="right"/>
            <w:rPr>
              <w:rFonts w:ascii="Rubik" w:hAnsi="Rubik" w:cs="Rubik"/>
              <w:sz w:val="22"/>
              <w:szCs w:val="22"/>
              <w:rtl/>
            </w:rPr>
          </w:pPr>
          <w:r w:rsidRPr="00131CD4">
            <w:rPr>
              <w:rFonts w:ascii="Rubik" w:hAnsi="Rubik" w:cs="Rubik"/>
              <w:sz w:val="22"/>
              <w:szCs w:val="22"/>
            </w:rPr>
            <w:t>FAX : +972-77-4140452</w:t>
          </w:r>
        </w:p>
      </w:tc>
    </w:tr>
  </w:tbl>
  <w:p w14:paraId="0F464217" w14:textId="77777777" w:rsidR="00FB79FA" w:rsidRPr="00AE4E8E" w:rsidRDefault="00FB79FA" w:rsidP="00AE4E8E">
    <w:pPr>
      <w:pStyle w:val="a3"/>
      <w:rPr>
        <w:rFonts w:hint="cs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B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3EA15AEE"/>
    <w:multiLevelType w:val="hybridMultilevel"/>
    <w:tmpl w:val="6F188C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A381059"/>
    <w:multiLevelType w:val="multilevel"/>
    <w:tmpl w:val="2F9CD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David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937910429">
    <w:abstractNumId w:val="1"/>
  </w:num>
  <w:num w:numId="2" w16cid:durableId="764806840">
    <w:abstractNumId w:val="2"/>
  </w:num>
  <w:num w:numId="3" w16cid:durableId="176136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3BB8"/>
    <w:rsid w:val="00000158"/>
    <w:rsid w:val="000320E2"/>
    <w:rsid w:val="00043FC4"/>
    <w:rsid w:val="000516DC"/>
    <w:rsid w:val="00056D95"/>
    <w:rsid w:val="00092517"/>
    <w:rsid w:val="00117B35"/>
    <w:rsid w:val="00124BAF"/>
    <w:rsid w:val="00131CD4"/>
    <w:rsid w:val="00176A88"/>
    <w:rsid w:val="00186CB9"/>
    <w:rsid w:val="001A4096"/>
    <w:rsid w:val="001B19FC"/>
    <w:rsid w:val="001B1A73"/>
    <w:rsid w:val="001B53B8"/>
    <w:rsid w:val="001D07B6"/>
    <w:rsid w:val="00214374"/>
    <w:rsid w:val="00233DDF"/>
    <w:rsid w:val="00241BBA"/>
    <w:rsid w:val="002534DA"/>
    <w:rsid w:val="002752BB"/>
    <w:rsid w:val="002A364C"/>
    <w:rsid w:val="002A52DD"/>
    <w:rsid w:val="002B477B"/>
    <w:rsid w:val="00315D3C"/>
    <w:rsid w:val="00333E1E"/>
    <w:rsid w:val="0034218A"/>
    <w:rsid w:val="003F1916"/>
    <w:rsid w:val="004014CD"/>
    <w:rsid w:val="00430094"/>
    <w:rsid w:val="00443BB8"/>
    <w:rsid w:val="00496010"/>
    <w:rsid w:val="004B4642"/>
    <w:rsid w:val="004C5071"/>
    <w:rsid w:val="004E5067"/>
    <w:rsid w:val="00504A37"/>
    <w:rsid w:val="00517B39"/>
    <w:rsid w:val="005328D2"/>
    <w:rsid w:val="00583F1E"/>
    <w:rsid w:val="005A7C05"/>
    <w:rsid w:val="005B52D0"/>
    <w:rsid w:val="005E243F"/>
    <w:rsid w:val="005E6D30"/>
    <w:rsid w:val="00603723"/>
    <w:rsid w:val="00620667"/>
    <w:rsid w:val="0062310B"/>
    <w:rsid w:val="00645294"/>
    <w:rsid w:val="006934F3"/>
    <w:rsid w:val="006A3B5E"/>
    <w:rsid w:val="006A6629"/>
    <w:rsid w:val="006C0331"/>
    <w:rsid w:val="00701A47"/>
    <w:rsid w:val="00704D9A"/>
    <w:rsid w:val="007A5D54"/>
    <w:rsid w:val="007B7364"/>
    <w:rsid w:val="007C4E80"/>
    <w:rsid w:val="0080713D"/>
    <w:rsid w:val="00811E3F"/>
    <w:rsid w:val="00843C6D"/>
    <w:rsid w:val="00880B6C"/>
    <w:rsid w:val="00881BBD"/>
    <w:rsid w:val="00885031"/>
    <w:rsid w:val="00897779"/>
    <w:rsid w:val="008C1CFF"/>
    <w:rsid w:val="008C2FEA"/>
    <w:rsid w:val="008C579A"/>
    <w:rsid w:val="008C79C5"/>
    <w:rsid w:val="008F2B18"/>
    <w:rsid w:val="009603D2"/>
    <w:rsid w:val="00971877"/>
    <w:rsid w:val="009B2BDB"/>
    <w:rsid w:val="009C0301"/>
    <w:rsid w:val="009D269F"/>
    <w:rsid w:val="009E2954"/>
    <w:rsid w:val="009E3F84"/>
    <w:rsid w:val="00A159C4"/>
    <w:rsid w:val="00A346A2"/>
    <w:rsid w:val="00A72255"/>
    <w:rsid w:val="00A84BB3"/>
    <w:rsid w:val="00A97A06"/>
    <w:rsid w:val="00AC0603"/>
    <w:rsid w:val="00AC4DF8"/>
    <w:rsid w:val="00AE4E8E"/>
    <w:rsid w:val="00B209AD"/>
    <w:rsid w:val="00B34795"/>
    <w:rsid w:val="00B353DA"/>
    <w:rsid w:val="00B43FD6"/>
    <w:rsid w:val="00B72345"/>
    <w:rsid w:val="00B91744"/>
    <w:rsid w:val="00BB07EA"/>
    <w:rsid w:val="00BD3247"/>
    <w:rsid w:val="00BD385E"/>
    <w:rsid w:val="00BE5719"/>
    <w:rsid w:val="00BF271A"/>
    <w:rsid w:val="00C22BA6"/>
    <w:rsid w:val="00C349A7"/>
    <w:rsid w:val="00C73A0D"/>
    <w:rsid w:val="00CF5B97"/>
    <w:rsid w:val="00D028D2"/>
    <w:rsid w:val="00D32984"/>
    <w:rsid w:val="00D611ED"/>
    <w:rsid w:val="00DF58B0"/>
    <w:rsid w:val="00DF7851"/>
    <w:rsid w:val="00E01DA1"/>
    <w:rsid w:val="00E11313"/>
    <w:rsid w:val="00E140E5"/>
    <w:rsid w:val="00E16972"/>
    <w:rsid w:val="00E26183"/>
    <w:rsid w:val="00E4137E"/>
    <w:rsid w:val="00E70C7A"/>
    <w:rsid w:val="00EB0E95"/>
    <w:rsid w:val="00EC7ED8"/>
    <w:rsid w:val="00ED4AA2"/>
    <w:rsid w:val="00EF5713"/>
    <w:rsid w:val="00F03309"/>
    <w:rsid w:val="00F1617B"/>
    <w:rsid w:val="00F34BAA"/>
    <w:rsid w:val="00F35687"/>
    <w:rsid w:val="00F36590"/>
    <w:rsid w:val="00F37FF0"/>
    <w:rsid w:val="00F62911"/>
    <w:rsid w:val="00F70C89"/>
    <w:rsid w:val="00F7219D"/>
    <w:rsid w:val="00FB79FA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1543A"/>
  <w15:chartTrackingRefBased/>
  <w15:docId w15:val="{A7A9E5BE-1EB0-4A62-BBC1-730F5585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6183"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FB79FA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FB79FA"/>
    <w:pPr>
      <w:tabs>
        <w:tab w:val="center" w:pos="4153"/>
        <w:tab w:val="right" w:pos="8306"/>
      </w:tabs>
    </w:pPr>
  </w:style>
  <w:style w:type="table" w:styleId="a7">
    <w:name w:val="טבלת רשת"/>
    <w:basedOn w:val="a1"/>
    <w:rsid w:val="00FB79F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F70C89"/>
    <w:rPr>
      <w:rFonts w:ascii="Tahoma" w:hAnsi="Tahoma" w:cs="Tahoma"/>
      <w:sz w:val="16"/>
      <w:szCs w:val="16"/>
    </w:rPr>
  </w:style>
  <w:style w:type="character" w:customStyle="1" w:styleId="a4">
    <w:name w:val="כותרת עליונה תו"/>
    <w:link w:val="a3"/>
    <w:rsid w:val="00176A88"/>
    <w:rPr>
      <w:sz w:val="24"/>
      <w:szCs w:val="24"/>
    </w:rPr>
  </w:style>
  <w:style w:type="character" w:customStyle="1" w:styleId="a6">
    <w:name w:val="כותרת תחתונה תו"/>
    <w:link w:val="a5"/>
    <w:uiPriority w:val="99"/>
    <w:rsid w:val="00131C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1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857E666B8055F43B5BBF32EC647E2A2" ma:contentTypeVersion="4" ma:contentTypeDescription="צור מסמך חדש." ma:contentTypeScope="" ma:versionID="87313fbe2fb517aa158f6780846b4e9c">
  <xsd:schema xmlns:xsd="http://www.w3.org/2001/XMLSchema" xmlns:xs="http://www.w3.org/2001/XMLSchema" xmlns:p="http://schemas.microsoft.com/office/2006/metadata/properties" xmlns:ns2="c3ce42c6-4481-4880-a20b-2f5f9fff4efd" targetNamespace="http://schemas.microsoft.com/office/2006/metadata/properties" ma:root="true" ma:fieldsID="773113d6bf0faff0c72fecda3cde63ef" ns2:_="">
    <xsd:import namespace="c3ce42c6-4481-4880-a20b-2f5f9fff4efd"/>
    <xsd:element name="properties">
      <xsd:complexType>
        <xsd:sequence>
          <xsd:element name="documentManagement">
            <xsd:complexType>
              <xsd:all>
                <xsd:element ref="ns2:FullPa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e42c6-4481-4880-a20b-2f5f9fff4efd" elementFormDefault="qualified">
    <xsd:import namespace="http://schemas.microsoft.com/office/2006/documentManagement/types"/>
    <xsd:import namespace="http://schemas.microsoft.com/office/infopath/2007/PartnerControls"/>
    <xsd:element name="FullPath" ma:index="8" nillable="true" ma:displayName="נתיב מלא" ma:internalName="FullPath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ullPath xmlns="c3ce42c6-4481-4880-a20b-2f5f9fff4efd" xsi:nil="true"/>
  </documentManagement>
</p:properties>
</file>

<file path=customXml/itemProps1.xml><?xml version="1.0" encoding="utf-8"?>
<ds:datastoreItem xmlns:ds="http://schemas.openxmlformats.org/officeDocument/2006/customXml" ds:itemID="{F6F64552-C74F-4FB5-ADFF-3965448532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BA3EED-DFE2-4F7B-AB32-231A411D72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ce42c6-4481-4880-a20b-2f5f9fff4e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7D903D-90C5-4C35-80D8-9391D1D7BE4C}">
  <ds:schemaRefs>
    <ds:schemaRef ds:uri="http://schemas.microsoft.com/office/2006/metadata/properties"/>
    <ds:schemaRef ds:uri="http://schemas.microsoft.com/office/infopath/2007/PartnerControls"/>
    <ds:schemaRef ds:uri="c3ce42c6-4481-4880-a20b-2f5f9fff4e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</Words>
  <Characters>3352</Characters>
  <Application>Microsoft Office Word</Application>
  <DocSecurity>0</DocSecurity>
  <Lines>27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                                                                                                   תאריך:</vt:lpstr>
    </vt:vector>
  </TitlesOfParts>
  <Company>H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                                                                                                   תאריך:</dc:title>
  <dc:subject/>
  <dc:creator>Eli</dc:creator>
  <cp:keywords/>
  <cp:lastModifiedBy>אליהו פרץ</cp:lastModifiedBy>
  <cp:revision>2</cp:revision>
  <cp:lastPrinted>2019-06-02T10:55:00Z</cp:lastPrinted>
  <dcterms:created xsi:type="dcterms:W3CDTF">2026-03-17T16:50:00Z</dcterms:created>
  <dcterms:modified xsi:type="dcterms:W3CDTF">2026-03-17T16:50:00Z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0x010100F857E666B8055F43B5BBF32EC647E2A2</vt:lpwstr>
  </property>
</Properties>
</file>